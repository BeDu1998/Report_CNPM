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EC05B" w14:textId="77777777" w:rsidR="00C65BB0" w:rsidRPr="007E56BA" w:rsidRDefault="007E56BA" w:rsidP="007E56BA">
      <w:pPr>
        <w:jc w:val="center"/>
        <w:rPr>
          <w:sz w:val="40"/>
        </w:rPr>
      </w:pPr>
      <w:r w:rsidRPr="007E56BA">
        <w:rPr>
          <w:sz w:val="40"/>
        </w:rPr>
        <w:t>Đồ án cuối kỳ</w:t>
      </w:r>
    </w:p>
    <w:p w14:paraId="6B4631A8" w14:textId="47944C75" w:rsidR="007E56BA" w:rsidRPr="007E56BA" w:rsidRDefault="007E56BA" w:rsidP="007E56BA">
      <w:pPr>
        <w:jc w:val="center"/>
        <w:rPr>
          <w:sz w:val="40"/>
        </w:rPr>
      </w:pPr>
      <w:del w:id="0" w:author="PHẠM ĐÌNH ANH VŨ" w:date="2019-06-07T23:20:00Z">
        <w:r w:rsidRPr="007E56BA" w:rsidDel="00342E4F">
          <w:rPr>
            <w:sz w:val="40"/>
          </w:rPr>
          <w:delText>[Tên Đồ án]</w:delText>
        </w:r>
      </w:del>
      <w:ins w:id="1" w:author="PHẠM ĐÌNH ANH VŨ" w:date="2019-06-07T23:20:00Z">
        <w:r w:rsidR="00342E4F">
          <w:rPr>
            <w:sz w:val="40"/>
          </w:rPr>
          <w:t>QUẢN LÝ NHÀ SÁCH</w:t>
        </w:r>
      </w:ins>
    </w:p>
    <w:p w14:paraId="1CCD2EF5" w14:textId="0166ADC3" w:rsidR="00704AD5" w:rsidRPr="00A61FE8" w:rsidRDefault="008854BF">
      <w:pPr>
        <w:rPr>
          <w:b/>
          <w:rPrChange w:id="2" w:author="Hoan Ng" w:date="2017-03-20T22:07:00Z">
            <w:rPr/>
          </w:rPrChange>
        </w:rPr>
      </w:pPr>
      <w:ins w:id="3" w:author="Hoan Ng" w:date="2017-03-20T21:30:00Z">
        <w:r>
          <w:rPr>
            <w:b/>
          </w:rPr>
          <w:t>Phân công công việc &amp; tiến độ</w:t>
        </w:r>
      </w:ins>
      <w:ins w:id="4" w:author="Hoan Ng" w:date="2017-03-20T22:03:00Z">
        <w:r w:rsidR="00704AD5">
          <w:fldChar w:fldCharType="begin"/>
        </w:r>
        <w:r w:rsidR="00704AD5">
          <w:instrText xml:space="preserve"> LINK Excel.Sheet.12 "Book1" "Sheet1!R3C3:R41C8" \a \f 4 \h </w:instrText>
        </w:r>
        <w:r w:rsidR="00704AD5">
          <w:fldChar w:fldCharType="separate"/>
        </w:r>
      </w:ins>
    </w:p>
    <w:p w14:paraId="08ED6E8A" w14:textId="77777777" w:rsidR="005F3BAC" w:rsidRPr="007E56BA" w:rsidRDefault="00704AD5">
      <w:pPr>
        <w:rPr>
          <w:ins w:id="5" w:author="Hoan Ng" w:date="2017-03-20T22:18:00Z"/>
          <w:b/>
        </w:rPr>
      </w:pPr>
      <w:ins w:id="6" w:author="Hoan Ng" w:date="2017-03-20T22:03:00Z">
        <w:r>
          <w:rPr>
            <w:b/>
          </w:rPr>
          <w:fldChar w:fldCharType="end"/>
        </w:r>
      </w:ins>
    </w:p>
    <w:tbl>
      <w:tblPr>
        <w:tblStyle w:val="LiBang"/>
        <w:tblW w:w="0" w:type="auto"/>
        <w:tblLook w:val="04A0" w:firstRow="1" w:lastRow="0" w:firstColumn="1" w:lastColumn="0" w:noHBand="0" w:noVBand="1"/>
        <w:tblPrChange w:id="7" w:author="PHẠM ĐÌNH ANH VŨ" w:date="2019-07-06T01:18:00Z">
          <w:tblPr>
            <w:tblStyle w:val="LiBang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62"/>
        <w:gridCol w:w="4518"/>
        <w:gridCol w:w="1027"/>
        <w:gridCol w:w="1081"/>
        <w:gridCol w:w="978"/>
        <w:gridCol w:w="784"/>
        <w:tblGridChange w:id="8">
          <w:tblGrid>
            <w:gridCol w:w="983"/>
            <w:gridCol w:w="2748"/>
            <w:gridCol w:w="1943"/>
            <w:gridCol w:w="13"/>
            <w:gridCol w:w="1014"/>
            <w:gridCol w:w="13"/>
            <w:gridCol w:w="868"/>
            <w:gridCol w:w="978"/>
            <w:gridCol w:w="790"/>
          </w:tblGrid>
        </w:tblGridChange>
      </w:tblGrid>
      <w:tr w:rsidR="005F3BAC" w:rsidRPr="005F3BAC" w14:paraId="33F95CA8" w14:textId="77777777" w:rsidTr="00294F04">
        <w:trPr>
          <w:trHeight w:val="600"/>
          <w:ins w:id="9" w:author="Hoan Ng" w:date="2017-03-20T22:18:00Z"/>
          <w:trPrChange w:id="10" w:author="PHẠM ĐÌNH ANH VŨ" w:date="2019-07-06T01:18:00Z">
            <w:trPr>
              <w:trHeight w:val="600"/>
            </w:trPr>
          </w:trPrChange>
        </w:trPr>
        <w:tc>
          <w:tcPr>
            <w:tcW w:w="983" w:type="dxa"/>
            <w:hideMark/>
            <w:tcPrChange w:id="11" w:author="PHẠM ĐÌNH ANH VŨ" w:date="2019-07-06T01:18:00Z">
              <w:tcPr>
                <w:tcW w:w="983" w:type="dxa"/>
                <w:hideMark/>
              </w:tcPr>
            </w:tcPrChange>
          </w:tcPr>
          <w:p w14:paraId="17B66A32" w14:textId="77777777" w:rsidR="005F3BAC" w:rsidRPr="005F3BAC" w:rsidRDefault="005F3BAC" w:rsidP="005F3BAC">
            <w:pPr>
              <w:rPr>
                <w:ins w:id="12" w:author="Hoan Ng" w:date="2017-03-20T22:18:00Z"/>
                <w:b/>
              </w:rPr>
            </w:pPr>
            <w:ins w:id="13" w:author="Hoan Ng" w:date="2017-03-20T22:18:00Z">
              <w:r w:rsidRPr="005F3BAC">
                <w:rPr>
                  <w:b/>
                </w:rPr>
                <w:t>No.</w:t>
              </w:r>
            </w:ins>
          </w:p>
        </w:tc>
        <w:tc>
          <w:tcPr>
            <w:tcW w:w="4691" w:type="dxa"/>
            <w:hideMark/>
            <w:tcPrChange w:id="14" w:author="PHẠM ĐÌNH ANH VŨ" w:date="2019-07-06T01:18:00Z">
              <w:tcPr>
                <w:tcW w:w="4691" w:type="dxa"/>
                <w:gridSpan w:val="2"/>
                <w:hideMark/>
              </w:tcPr>
            </w:tcPrChange>
          </w:tcPr>
          <w:p w14:paraId="4C14AD45" w14:textId="77777777" w:rsidR="005F3BAC" w:rsidRPr="005F3BAC" w:rsidRDefault="005F3BAC" w:rsidP="005F3BAC">
            <w:pPr>
              <w:rPr>
                <w:ins w:id="15" w:author="Hoan Ng" w:date="2017-03-20T22:18:00Z"/>
                <w:b/>
              </w:rPr>
            </w:pPr>
            <w:ins w:id="16" w:author="Hoan Ng" w:date="2017-03-20T22:18:00Z">
              <w:r w:rsidRPr="005F3BAC">
                <w:rPr>
                  <w:b/>
                </w:rPr>
                <w:t>Công việc</w:t>
              </w:r>
            </w:ins>
          </w:p>
        </w:tc>
        <w:tc>
          <w:tcPr>
            <w:tcW w:w="1027" w:type="dxa"/>
            <w:hideMark/>
            <w:tcPrChange w:id="17" w:author="PHẠM ĐÌNH ANH VŨ" w:date="2019-07-06T01:18:00Z">
              <w:tcPr>
                <w:tcW w:w="1027" w:type="dxa"/>
                <w:gridSpan w:val="2"/>
                <w:hideMark/>
              </w:tcPr>
            </w:tcPrChange>
          </w:tcPr>
          <w:p w14:paraId="5048173E" w14:textId="77777777" w:rsidR="005F3BAC" w:rsidRPr="005F3BAC" w:rsidRDefault="005F3BAC" w:rsidP="005F3BAC">
            <w:pPr>
              <w:rPr>
                <w:ins w:id="18" w:author="Hoan Ng" w:date="2017-03-20T22:18:00Z"/>
                <w:b/>
              </w:rPr>
            </w:pPr>
            <w:ins w:id="19" w:author="Hoan Ng" w:date="2017-03-20T22:18:00Z">
              <w:r w:rsidRPr="005F3BAC">
                <w:rPr>
                  <w:b/>
                </w:rPr>
                <w:t xml:space="preserve"> Duration (days)</w:t>
              </w:r>
            </w:ins>
          </w:p>
        </w:tc>
        <w:tc>
          <w:tcPr>
            <w:tcW w:w="1091" w:type="dxa"/>
            <w:hideMark/>
            <w:tcPrChange w:id="20" w:author="PHẠM ĐÌNH ANH VŨ" w:date="2019-07-06T01:18:00Z">
              <w:tcPr>
                <w:tcW w:w="881" w:type="dxa"/>
                <w:gridSpan w:val="2"/>
                <w:hideMark/>
              </w:tcPr>
            </w:tcPrChange>
          </w:tcPr>
          <w:p w14:paraId="78B083EE" w14:textId="77777777" w:rsidR="005F3BAC" w:rsidRPr="005F3BAC" w:rsidRDefault="005F3BAC" w:rsidP="005F3BAC">
            <w:pPr>
              <w:rPr>
                <w:ins w:id="21" w:author="Hoan Ng" w:date="2017-03-20T22:18:00Z"/>
                <w:b/>
              </w:rPr>
            </w:pPr>
            <w:ins w:id="22" w:author="Hoan Ng" w:date="2017-03-20T22:18:00Z">
              <w:r w:rsidRPr="005F3BAC">
                <w:rPr>
                  <w:b/>
                </w:rPr>
                <w:t>Assign To</w:t>
              </w:r>
            </w:ins>
          </w:p>
        </w:tc>
        <w:tc>
          <w:tcPr>
            <w:tcW w:w="768" w:type="dxa"/>
            <w:hideMark/>
            <w:tcPrChange w:id="23" w:author="PHẠM ĐÌNH ANH VŨ" w:date="2019-07-06T01:18:00Z">
              <w:tcPr>
                <w:tcW w:w="978" w:type="dxa"/>
                <w:hideMark/>
              </w:tcPr>
            </w:tcPrChange>
          </w:tcPr>
          <w:p w14:paraId="26C23C92" w14:textId="77777777" w:rsidR="005F3BAC" w:rsidRPr="005F3BAC" w:rsidRDefault="005F3BAC" w:rsidP="005F3BAC">
            <w:pPr>
              <w:rPr>
                <w:ins w:id="24" w:author="Hoan Ng" w:date="2017-03-20T22:18:00Z"/>
                <w:b/>
              </w:rPr>
            </w:pPr>
            <w:ins w:id="25" w:author="Hoan Ng" w:date="2017-03-20T22:18:00Z">
              <w:r w:rsidRPr="005F3BAC">
                <w:rPr>
                  <w:b/>
                </w:rPr>
                <w:t>% Finished</w:t>
              </w:r>
            </w:ins>
          </w:p>
        </w:tc>
        <w:tc>
          <w:tcPr>
            <w:tcW w:w="790" w:type="dxa"/>
            <w:hideMark/>
            <w:tcPrChange w:id="26" w:author="PHẠM ĐÌNH ANH VŨ" w:date="2019-07-06T01:18:00Z">
              <w:tcPr>
                <w:tcW w:w="790" w:type="dxa"/>
                <w:hideMark/>
              </w:tcPr>
            </w:tcPrChange>
          </w:tcPr>
          <w:p w14:paraId="049A714D" w14:textId="77777777" w:rsidR="005F3BAC" w:rsidRPr="005F3BAC" w:rsidRDefault="005F3BAC" w:rsidP="005F3BAC">
            <w:pPr>
              <w:rPr>
                <w:ins w:id="27" w:author="Hoan Ng" w:date="2017-03-20T22:18:00Z"/>
                <w:b/>
              </w:rPr>
            </w:pPr>
            <w:ins w:id="28" w:author="Hoan Ng" w:date="2017-03-20T22:18:00Z">
              <w:r w:rsidRPr="005F3BAC">
                <w:rPr>
                  <w:b/>
                </w:rPr>
                <w:t>Note</w:t>
              </w:r>
            </w:ins>
          </w:p>
        </w:tc>
      </w:tr>
      <w:tr w:rsidR="005F3BAC" w:rsidRPr="005F3BAC" w14:paraId="4589C4BD" w14:textId="77777777" w:rsidTr="00294F04">
        <w:trPr>
          <w:trHeight w:val="300"/>
          <w:ins w:id="29" w:author="Hoan Ng" w:date="2017-03-20T22:18:00Z"/>
          <w:trPrChange w:id="30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31" w:author="PHẠM ĐÌNH ANH VŨ" w:date="2019-07-06T01:18:00Z">
              <w:tcPr>
                <w:tcW w:w="983" w:type="dxa"/>
                <w:hideMark/>
              </w:tcPr>
            </w:tcPrChange>
          </w:tcPr>
          <w:p w14:paraId="00647007" w14:textId="77777777" w:rsidR="005F3BAC" w:rsidRPr="005F3BAC" w:rsidRDefault="005F3BAC">
            <w:pPr>
              <w:rPr>
                <w:ins w:id="32" w:author="Hoan Ng" w:date="2017-03-20T22:18:00Z"/>
                <w:b/>
              </w:rPr>
            </w:pPr>
            <w:ins w:id="33" w:author="Hoan Ng" w:date="2017-03-20T22:18:00Z">
              <w:r w:rsidRPr="005F3BAC">
                <w:rPr>
                  <w:b/>
                </w:rPr>
                <w:t> </w:t>
              </w:r>
            </w:ins>
          </w:p>
        </w:tc>
        <w:tc>
          <w:tcPr>
            <w:tcW w:w="4691" w:type="dxa"/>
            <w:hideMark/>
            <w:tcPrChange w:id="34" w:author="PHẠM ĐÌNH ANH VŨ" w:date="2019-07-06T01:18:00Z">
              <w:tcPr>
                <w:tcW w:w="4691" w:type="dxa"/>
                <w:gridSpan w:val="2"/>
                <w:hideMark/>
              </w:tcPr>
            </w:tcPrChange>
          </w:tcPr>
          <w:p w14:paraId="282A6B9A" w14:textId="77777777" w:rsidR="005F3BAC" w:rsidRPr="005F3BAC" w:rsidRDefault="005F3BAC">
            <w:pPr>
              <w:rPr>
                <w:ins w:id="35" w:author="Hoan Ng" w:date="2017-03-20T22:18:00Z"/>
                <w:b/>
              </w:rPr>
            </w:pPr>
            <w:ins w:id="36" w:author="Hoan Ng" w:date="2017-03-20T22:18:00Z">
              <w:r w:rsidRPr="005F3BAC">
                <w:rPr>
                  <w:b/>
                </w:rPr>
                <w:t>Tìm hiểu sở bộ &amp; đăng ký đồ án</w:t>
              </w:r>
            </w:ins>
          </w:p>
        </w:tc>
        <w:tc>
          <w:tcPr>
            <w:tcW w:w="1027" w:type="dxa"/>
            <w:hideMark/>
            <w:tcPrChange w:id="37" w:author="PHẠM ĐÌNH ANH VŨ" w:date="2019-07-06T01:18:00Z">
              <w:tcPr>
                <w:tcW w:w="1027" w:type="dxa"/>
                <w:gridSpan w:val="2"/>
                <w:hideMark/>
              </w:tcPr>
            </w:tcPrChange>
          </w:tcPr>
          <w:p w14:paraId="7E6EA91E" w14:textId="14A83198" w:rsidR="005F3BAC" w:rsidRPr="005F3BAC" w:rsidRDefault="005F3BAC">
            <w:pPr>
              <w:rPr>
                <w:ins w:id="38" w:author="Hoan Ng" w:date="2017-03-20T22:18:00Z"/>
                <w:b/>
              </w:rPr>
            </w:pPr>
            <w:ins w:id="39" w:author="Hoan Ng" w:date="2017-03-20T22:18:00Z">
              <w:r w:rsidRPr="005F3BAC">
                <w:rPr>
                  <w:b/>
                </w:rPr>
                <w:t> </w:t>
              </w:r>
            </w:ins>
            <w:ins w:id="40" w:author="PHẠM ĐÌNH ANH VŨ" w:date="2019-06-09T21:30:00Z">
              <w:r w:rsidR="003E0E23">
                <w:rPr>
                  <w:b/>
                </w:rPr>
                <w:t>2</w:t>
              </w:r>
            </w:ins>
          </w:p>
        </w:tc>
        <w:tc>
          <w:tcPr>
            <w:tcW w:w="1091" w:type="dxa"/>
            <w:hideMark/>
            <w:tcPrChange w:id="41" w:author="PHẠM ĐÌNH ANH VŨ" w:date="2019-07-06T01:18:00Z">
              <w:tcPr>
                <w:tcW w:w="881" w:type="dxa"/>
                <w:gridSpan w:val="2"/>
                <w:hideMark/>
              </w:tcPr>
            </w:tcPrChange>
          </w:tcPr>
          <w:p w14:paraId="765AD8A2" w14:textId="1651501D" w:rsidR="005F3BAC" w:rsidRPr="005F3BAC" w:rsidRDefault="005F3BAC">
            <w:pPr>
              <w:rPr>
                <w:ins w:id="42" w:author="Hoan Ng" w:date="2017-03-20T22:18:00Z"/>
                <w:b/>
              </w:rPr>
            </w:pPr>
            <w:ins w:id="43" w:author="Hoan Ng" w:date="2017-03-20T22:18:00Z">
              <w:r w:rsidRPr="005F3BAC">
                <w:rPr>
                  <w:b/>
                </w:rPr>
                <w:t> </w:t>
              </w:r>
            </w:ins>
            <w:ins w:id="44" w:author="PHẠM ĐÌNH ANH VŨ" w:date="2019-07-06T01:08:00Z">
              <w:r w:rsidR="00BE682B"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45" w:author="PHẠM ĐÌNH ANH VŨ" w:date="2019-07-06T01:18:00Z">
              <w:tcPr>
                <w:tcW w:w="978" w:type="dxa"/>
                <w:hideMark/>
              </w:tcPr>
            </w:tcPrChange>
          </w:tcPr>
          <w:p w14:paraId="1635BF0F" w14:textId="75073079" w:rsidR="005F3BAC" w:rsidRPr="005F3BAC" w:rsidRDefault="005F3BAC">
            <w:pPr>
              <w:rPr>
                <w:ins w:id="46" w:author="Hoan Ng" w:date="2017-03-20T22:18:00Z"/>
                <w:b/>
              </w:rPr>
            </w:pPr>
            <w:ins w:id="47" w:author="Hoan Ng" w:date="2017-03-20T22:18:00Z">
              <w:r w:rsidRPr="005F3BAC">
                <w:rPr>
                  <w:b/>
                </w:rPr>
                <w:t> </w:t>
              </w:r>
            </w:ins>
            <w:ins w:id="48" w:author="PHẠM ĐÌNH ANH VŨ" w:date="2019-06-09T21:30:00Z">
              <w:r w:rsidR="003E0E23">
                <w:rPr>
                  <w:b/>
                </w:rPr>
                <w:t>100%</w:t>
              </w:r>
            </w:ins>
          </w:p>
        </w:tc>
        <w:tc>
          <w:tcPr>
            <w:tcW w:w="790" w:type="dxa"/>
            <w:hideMark/>
            <w:tcPrChange w:id="49" w:author="PHẠM ĐÌNH ANH VŨ" w:date="2019-07-06T01:18:00Z">
              <w:tcPr>
                <w:tcW w:w="790" w:type="dxa"/>
                <w:hideMark/>
              </w:tcPr>
            </w:tcPrChange>
          </w:tcPr>
          <w:p w14:paraId="26EF4DD6" w14:textId="77777777" w:rsidR="005F3BAC" w:rsidRPr="005F3BAC" w:rsidRDefault="005F3BAC">
            <w:pPr>
              <w:rPr>
                <w:ins w:id="50" w:author="Hoan Ng" w:date="2017-03-20T22:18:00Z"/>
                <w:b/>
              </w:rPr>
            </w:pPr>
            <w:ins w:id="51" w:author="Hoan Ng" w:date="2017-03-20T22:18:00Z">
              <w:r w:rsidRPr="005F3BAC">
                <w:rPr>
                  <w:b/>
                </w:rPr>
                <w:t> </w:t>
              </w:r>
            </w:ins>
          </w:p>
        </w:tc>
      </w:tr>
      <w:tr w:rsidR="005F3BAC" w:rsidRPr="005F3BAC" w14:paraId="2643D450" w14:textId="77777777" w:rsidTr="00294F04">
        <w:trPr>
          <w:trHeight w:val="300"/>
          <w:ins w:id="52" w:author="Hoan Ng" w:date="2017-03-20T22:18:00Z"/>
          <w:trPrChange w:id="53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54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514D50C3" w14:textId="77777777" w:rsidR="005F3BAC" w:rsidRPr="005F3BAC" w:rsidRDefault="005F3BAC">
            <w:pPr>
              <w:rPr>
                <w:ins w:id="55" w:author="Hoan Ng" w:date="2017-03-20T22:18:00Z"/>
                <w:b/>
              </w:rPr>
            </w:pPr>
            <w:ins w:id="56" w:author="Hoan Ng" w:date="2017-03-20T22:18:00Z">
              <w:r w:rsidRPr="005F3BAC">
                <w:rPr>
                  <w:b/>
                </w:rPr>
                <w:t> </w:t>
              </w:r>
            </w:ins>
          </w:p>
        </w:tc>
        <w:tc>
          <w:tcPr>
            <w:tcW w:w="4691" w:type="dxa"/>
            <w:hideMark/>
            <w:tcPrChange w:id="57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1E203B55" w14:textId="77777777" w:rsidR="005F3BAC" w:rsidRPr="005F3BAC" w:rsidRDefault="005F3BAC">
            <w:pPr>
              <w:rPr>
                <w:ins w:id="58" w:author="Hoan Ng" w:date="2017-03-20T22:18:00Z"/>
                <w:b/>
              </w:rPr>
            </w:pPr>
            <w:ins w:id="59" w:author="Hoan Ng" w:date="2017-03-20T22:18:00Z">
              <w:r w:rsidRPr="005F3BAC">
                <w:rPr>
                  <w:b/>
                </w:rPr>
                <w:t>Tìm hiểu công nghệ liên quan</w:t>
              </w:r>
            </w:ins>
          </w:p>
        </w:tc>
        <w:tc>
          <w:tcPr>
            <w:tcW w:w="1027" w:type="dxa"/>
            <w:hideMark/>
            <w:tcPrChange w:id="60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5590F455" w14:textId="045F0C8B" w:rsidR="005F3BAC" w:rsidRPr="005F3BAC" w:rsidRDefault="005F3BAC">
            <w:pPr>
              <w:rPr>
                <w:ins w:id="61" w:author="Hoan Ng" w:date="2017-03-20T22:18:00Z"/>
                <w:b/>
              </w:rPr>
            </w:pPr>
            <w:ins w:id="62" w:author="Hoan Ng" w:date="2017-03-20T22:18:00Z">
              <w:r w:rsidRPr="005F3BAC">
                <w:rPr>
                  <w:b/>
                </w:rPr>
                <w:t> </w:t>
              </w:r>
            </w:ins>
            <w:ins w:id="63" w:author="PHẠM ĐÌNH ANH VŨ" w:date="2019-06-09T21:31:00Z">
              <w:r w:rsidR="003E0E23">
                <w:rPr>
                  <w:b/>
                </w:rPr>
                <w:t>5</w:t>
              </w:r>
            </w:ins>
          </w:p>
        </w:tc>
        <w:tc>
          <w:tcPr>
            <w:tcW w:w="1091" w:type="dxa"/>
            <w:hideMark/>
            <w:tcPrChange w:id="64" w:author="PHẠM ĐÌNH ANH VŨ" w:date="2019-07-06T01:18:00Z">
              <w:tcPr>
                <w:tcW w:w="960" w:type="dxa"/>
                <w:hideMark/>
              </w:tcPr>
            </w:tcPrChange>
          </w:tcPr>
          <w:p w14:paraId="34FA5385" w14:textId="28310C77" w:rsidR="005F3BAC" w:rsidRPr="005F3BAC" w:rsidRDefault="005F3BAC">
            <w:pPr>
              <w:rPr>
                <w:ins w:id="65" w:author="Hoan Ng" w:date="2017-03-20T22:18:00Z"/>
                <w:b/>
              </w:rPr>
            </w:pPr>
            <w:ins w:id="66" w:author="Hoan Ng" w:date="2017-03-20T22:18:00Z">
              <w:r w:rsidRPr="005F3BAC">
                <w:rPr>
                  <w:b/>
                </w:rPr>
                <w:t> </w:t>
              </w:r>
            </w:ins>
            <w:ins w:id="67" w:author="PHẠM ĐÌNH ANH VŨ" w:date="2019-07-06T01:08:00Z">
              <w:r w:rsidR="00BE682B"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68" w:author="PHẠM ĐÌNH ANH VŨ" w:date="2019-07-06T01:18:00Z">
              <w:tcPr>
                <w:tcW w:w="960" w:type="dxa"/>
                <w:hideMark/>
              </w:tcPr>
            </w:tcPrChange>
          </w:tcPr>
          <w:p w14:paraId="0262EBB6" w14:textId="1653267E" w:rsidR="005F3BAC" w:rsidRPr="005F3BAC" w:rsidRDefault="005F3BAC">
            <w:pPr>
              <w:rPr>
                <w:ins w:id="69" w:author="Hoan Ng" w:date="2017-03-20T22:18:00Z"/>
                <w:b/>
              </w:rPr>
            </w:pPr>
            <w:ins w:id="70" w:author="Hoan Ng" w:date="2017-03-20T22:18:00Z">
              <w:r w:rsidRPr="005F3BAC">
                <w:rPr>
                  <w:b/>
                </w:rPr>
                <w:t> </w:t>
              </w:r>
            </w:ins>
            <w:ins w:id="71" w:author="PHẠM ĐÌNH ANH VŨ" w:date="2019-06-09T21:31:00Z">
              <w:r w:rsidR="003E0E23">
                <w:rPr>
                  <w:b/>
                </w:rPr>
                <w:t>100%</w:t>
              </w:r>
            </w:ins>
          </w:p>
        </w:tc>
        <w:tc>
          <w:tcPr>
            <w:tcW w:w="790" w:type="dxa"/>
            <w:hideMark/>
            <w:tcPrChange w:id="72" w:author="PHẠM ĐÌNH ANH VŨ" w:date="2019-07-06T01:18:00Z">
              <w:tcPr>
                <w:tcW w:w="960" w:type="dxa"/>
                <w:hideMark/>
              </w:tcPr>
            </w:tcPrChange>
          </w:tcPr>
          <w:p w14:paraId="27F96927" w14:textId="77777777" w:rsidR="005F3BAC" w:rsidRPr="005F3BAC" w:rsidRDefault="005F3BAC">
            <w:pPr>
              <w:rPr>
                <w:ins w:id="73" w:author="Hoan Ng" w:date="2017-03-20T22:18:00Z"/>
                <w:b/>
              </w:rPr>
            </w:pPr>
            <w:ins w:id="74" w:author="Hoan Ng" w:date="2017-03-20T22:18:00Z">
              <w:r w:rsidRPr="005F3BAC">
                <w:rPr>
                  <w:b/>
                </w:rPr>
                <w:t> </w:t>
              </w:r>
            </w:ins>
          </w:p>
        </w:tc>
      </w:tr>
      <w:tr w:rsidR="005F3BAC" w:rsidRPr="005F3BAC" w14:paraId="6CDE6BAD" w14:textId="77777777" w:rsidTr="005F3BAC">
        <w:trPr>
          <w:trHeight w:val="300"/>
          <w:ins w:id="75" w:author="Hoan Ng" w:date="2017-03-20T22:18:00Z"/>
          <w:trPrChange w:id="76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77" w:author="Hoan Ng" w:date="2017-03-20T22:19:00Z">
              <w:tcPr>
                <w:tcW w:w="15320" w:type="dxa"/>
                <w:gridSpan w:val="9"/>
                <w:hideMark/>
              </w:tcPr>
            </w:tcPrChange>
          </w:tcPr>
          <w:p w14:paraId="1334D50F" w14:textId="77777777" w:rsidR="005F3BAC" w:rsidRPr="005F3BAC" w:rsidRDefault="005F3BAC">
            <w:pPr>
              <w:rPr>
                <w:ins w:id="78" w:author="Hoan Ng" w:date="2017-03-20T22:18:00Z"/>
                <w:b/>
                <w:bCs/>
              </w:rPr>
            </w:pPr>
            <w:ins w:id="79" w:author="Hoan Ng" w:date="2017-03-20T22:18:00Z">
              <w:r w:rsidRPr="005F3BAC">
                <w:rPr>
                  <w:b/>
                  <w:bCs/>
                </w:rPr>
                <w:t>I. VIẾT BÁO CÁO</w:t>
              </w:r>
            </w:ins>
          </w:p>
        </w:tc>
      </w:tr>
      <w:tr w:rsidR="005F3BAC" w:rsidRPr="005F3BAC" w14:paraId="0A629662" w14:textId="77777777" w:rsidTr="00294F04">
        <w:trPr>
          <w:trHeight w:val="300"/>
          <w:ins w:id="80" w:author="Hoan Ng" w:date="2017-03-20T22:18:00Z"/>
          <w:trPrChange w:id="81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82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2BD5B3C6" w14:textId="77777777" w:rsidR="005F3BAC" w:rsidRPr="005F3BAC" w:rsidRDefault="005F3BAC">
            <w:pPr>
              <w:rPr>
                <w:ins w:id="83" w:author="Hoan Ng" w:date="2017-03-20T22:18:00Z"/>
                <w:b/>
                <w:bCs/>
              </w:rPr>
            </w:pPr>
            <w:ins w:id="8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85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405E8A5F" w14:textId="77777777" w:rsidR="005F3BAC" w:rsidRPr="005F3BAC" w:rsidRDefault="005F3BAC">
            <w:pPr>
              <w:rPr>
                <w:ins w:id="86" w:author="Hoan Ng" w:date="2017-03-20T22:18:00Z"/>
                <w:b/>
                <w:bCs/>
              </w:rPr>
            </w:pPr>
            <w:ins w:id="87" w:author="Hoan Ng" w:date="2017-03-20T22:18:00Z">
              <w:r w:rsidRPr="005F3BAC">
                <w:rPr>
                  <w:b/>
                  <w:bCs/>
                </w:rPr>
                <w:t>Chướng 1 – Hiện trạng</w:t>
              </w:r>
            </w:ins>
          </w:p>
        </w:tc>
        <w:tc>
          <w:tcPr>
            <w:tcW w:w="1027" w:type="dxa"/>
            <w:hideMark/>
            <w:tcPrChange w:id="88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05EF3761" w14:textId="5BAC2819" w:rsidR="005F3BAC" w:rsidRPr="005F3BAC" w:rsidRDefault="005F3BAC">
            <w:pPr>
              <w:rPr>
                <w:ins w:id="89" w:author="Hoan Ng" w:date="2017-03-20T22:18:00Z"/>
                <w:b/>
                <w:bCs/>
              </w:rPr>
            </w:pPr>
            <w:ins w:id="90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91" w:author="PHẠM ĐÌNH ANH VŨ" w:date="2019-06-10T22:58:00Z">
              <w:r w:rsidR="00835AC6">
                <w:rPr>
                  <w:b/>
                  <w:bCs/>
                </w:rPr>
                <w:t>7</w:t>
              </w:r>
            </w:ins>
          </w:p>
        </w:tc>
        <w:tc>
          <w:tcPr>
            <w:tcW w:w="1091" w:type="dxa"/>
            <w:hideMark/>
            <w:tcPrChange w:id="92" w:author="PHẠM ĐÌNH ANH VŨ" w:date="2019-07-06T01:18:00Z">
              <w:tcPr>
                <w:tcW w:w="960" w:type="dxa"/>
                <w:hideMark/>
              </w:tcPr>
            </w:tcPrChange>
          </w:tcPr>
          <w:p w14:paraId="452C480C" w14:textId="0226F53D" w:rsidR="005F3BAC" w:rsidRPr="005F3BAC" w:rsidRDefault="005F3BAC">
            <w:pPr>
              <w:rPr>
                <w:ins w:id="93" w:author="Hoan Ng" w:date="2017-03-20T22:18:00Z"/>
                <w:b/>
                <w:bCs/>
              </w:rPr>
            </w:pPr>
            <w:ins w:id="94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95" w:author="PHẠM ĐÌNH ANH VŨ" w:date="2019-07-06T01:05:00Z">
              <w:r w:rsidR="00BE682B">
                <w:rPr>
                  <w:b/>
                  <w:bCs/>
                </w:rPr>
                <w:t>Thắng, Nghĩa</w:t>
              </w:r>
            </w:ins>
          </w:p>
        </w:tc>
        <w:tc>
          <w:tcPr>
            <w:tcW w:w="768" w:type="dxa"/>
            <w:hideMark/>
            <w:tcPrChange w:id="96" w:author="PHẠM ĐÌNH ANH VŨ" w:date="2019-07-06T01:18:00Z">
              <w:tcPr>
                <w:tcW w:w="960" w:type="dxa"/>
                <w:hideMark/>
              </w:tcPr>
            </w:tcPrChange>
          </w:tcPr>
          <w:p w14:paraId="4ED4DCF5" w14:textId="47FCDD13" w:rsidR="005F3BAC" w:rsidRPr="005F3BAC" w:rsidRDefault="005F3BAC">
            <w:pPr>
              <w:rPr>
                <w:ins w:id="97" w:author="Hoan Ng" w:date="2017-03-20T22:18:00Z"/>
                <w:b/>
                <w:bCs/>
              </w:rPr>
            </w:pPr>
            <w:ins w:id="98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99" w:author="PHẠM ĐÌNH ANH VŨ" w:date="2019-07-06T01:06:00Z">
              <w:r w:rsidR="00BE682B">
                <w:rPr>
                  <w:b/>
                  <w:bCs/>
                </w:rPr>
                <w:t>100%</w:t>
              </w:r>
            </w:ins>
          </w:p>
        </w:tc>
        <w:tc>
          <w:tcPr>
            <w:tcW w:w="790" w:type="dxa"/>
            <w:hideMark/>
            <w:tcPrChange w:id="100" w:author="PHẠM ĐÌNH ANH VŨ" w:date="2019-07-06T01:18:00Z">
              <w:tcPr>
                <w:tcW w:w="960" w:type="dxa"/>
                <w:hideMark/>
              </w:tcPr>
            </w:tcPrChange>
          </w:tcPr>
          <w:p w14:paraId="572D92B9" w14:textId="77777777" w:rsidR="005F3BAC" w:rsidRPr="005F3BAC" w:rsidRDefault="005F3BAC">
            <w:pPr>
              <w:rPr>
                <w:ins w:id="101" w:author="Hoan Ng" w:date="2017-03-20T22:18:00Z"/>
                <w:b/>
                <w:bCs/>
              </w:rPr>
            </w:pPr>
            <w:ins w:id="10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ED53D5F" w14:textId="77777777" w:rsidTr="00294F04">
        <w:trPr>
          <w:trHeight w:val="300"/>
          <w:ins w:id="103" w:author="Hoan Ng" w:date="2017-03-20T22:18:00Z"/>
          <w:trPrChange w:id="104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105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032FD28C" w14:textId="77777777" w:rsidR="005F3BAC" w:rsidRPr="005F3BAC" w:rsidRDefault="005F3BAC">
            <w:pPr>
              <w:rPr>
                <w:ins w:id="106" w:author="Hoan Ng" w:date="2017-03-20T22:18:00Z"/>
                <w:b/>
                <w:bCs/>
              </w:rPr>
            </w:pPr>
            <w:ins w:id="10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108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5CACE706" w14:textId="77777777" w:rsidR="005F3BAC" w:rsidRPr="005F3BAC" w:rsidRDefault="005F3BAC" w:rsidP="005F3BAC">
            <w:pPr>
              <w:rPr>
                <w:ins w:id="109" w:author="Hoan Ng" w:date="2017-03-20T22:18:00Z"/>
                <w:b/>
                <w:bCs/>
              </w:rPr>
            </w:pPr>
            <w:ins w:id="110" w:author="Hoan Ng" w:date="2017-03-20T22:18:00Z">
              <w:r w:rsidRPr="005F3BAC">
                <w:rPr>
                  <w:b/>
                  <w:bCs/>
                </w:rPr>
                <w:t>1.1. Hiện trạng tổ chức</w:t>
              </w:r>
            </w:ins>
          </w:p>
        </w:tc>
        <w:tc>
          <w:tcPr>
            <w:tcW w:w="1027" w:type="dxa"/>
            <w:hideMark/>
            <w:tcPrChange w:id="111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7027CACA" w14:textId="77777777" w:rsidR="005F3BAC" w:rsidRPr="005F3BAC" w:rsidRDefault="005F3BAC">
            <w:pPr>
              <w:rPr>
                <w:ins w:id="112" w:author="Hoan Ng" w:date="2017-03-20T22:18:00Z"/>
                <w:b/>
                <w:bCs/>
              </w:rPr>
            </w:pPr>
            <w:ins w:id="11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114" w:author="PHẠM ĐÌNH ANH VŨ" w:date="2019-07-06T01:18:00Z">
              <w:tcPr>
                <w:tcW w:w="960" w:type="dxa"/>
                <w:hideMark/>
              </w:tcPr>
            </w:tcPrChange>
          </w:tcPr>
          <w:p w14:paraId="419B90A8" w14:textId="77777777" w:rsidR="005F3BAC" w:rsidRPr="005F3BAC" w:rsidRDefault="005F3BAC">
            <w:pPr>
              <w:rPr>
                <w:ins w:id="115" w:author="Hoan Ng" w:date="2017-03-20T22:18:00Z"/>
                <w:b/>
                <w:bCs/>
              </w:rPr>
            </w:pPr>
            <w:ins w:id="11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117" w:author="PHẠM ĐÌNH ANH VŨ" w:date="2019-07-06T01:18:00Z">
              <w:tcPr>
                <w:tcW w:w="960" w:type="dxa"/>
                <w:hideMark/>
              </w:tcPr>
            </w:tcPrChange>
          </w:tcPr>
          <w:p w14:paraId="08095ED1" w14:textId="77777777" w:rsidR="005F3BAC" w:rsidRPr="005F3BAC" w:rsidRDefault="005F3BAC">
            <w:pPr>
              <w:rPr>
                <w:ins w:id="118" w:author="Hoan Ng" w:date="2017-03-20T22:18:00Z"/>
                <w:b/>
                <w:bCs/>
              </w:rPr>
            </w:pPr>
            <w:ins w:id="11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20" w:author="PHẠM ĐÌNH ANH VŨ" w:date="2019-07-06T01:18:00Z">
              <w:tcPr>
                <w:tcW w:w="960" w:type="dxa"/>
                <w:hideMark/>
              </w:tcPr>
            </w:tcPrChange>
          </w:tcPr>
          <w:p w14:paraId="6A872CF9" w14:textId="77777777" w:rsidR="005F3BAC" w:rsidRPr="005F3BAC" w:rsidRDefault="005F3BAC">
            <w:pPr>
              <w:rPr>
                <w:ins w:id="121" w:author="Hoan Ng" w:date="2017-03-20T22:18:00Z"/>
                <w:b/>
                <w:bCs/>
              </w:rPr>
            </w:pPr>
            <w:ins w:id="12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919D1F6" w14:textId="77777777" w:rsidTr="00294F04">
        <w:trPr>
          <w:trHeight w:val="300"/>
          <w:ins w:id="123" w:author="Hoan Ng" w:date="2017-03-20T22:18:00Z"/>
          <w:trPrChange w:id="124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125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35A05B73" w14:textId="77777777" w:rsidR="005F3BAC" w:rsidRPr="005F3BAC" w:rsidRDefault="005F3BAC">
            <w:pPr>
              <w:rPr>
                <w:ins w:id="126" w:author="Hoan Ng" w:date="2017-03-20T22:18:00Z"/>
                <w:b/>
                <w:bCs/>
              </w:rPr>
            </w:pPr>
            <w:ins w:id="1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128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63E120DE" w14:textId="615DA98F" w:rsidR="005F3BAC" w:rsidRPr="005F3BAC" w:rsidRDefault="005F3BAC" w:rsidP="005F3BAC">
            <w:pPr>
              <w:rPr>
                <w:ins w:id="129" w:author="Hoan Ng" w:date="2017-03-20T22:18:00Z"/>
                <w:b/>
                <w:bCs/>
              </w:rPr>
            </w:pPr>
            <w:ins w:id="130" w:author="Hoan Ng" w:date="2017-03-20T22:18:00Z">
              <w:r w:rsidRPr="005F3BAC">
                <w:rPr>
                  <w:b/>
                  <w:bCs/>
                </w:rPr>
                <w:t xml:space="preserve">1.2. </w:t>
              </w:r>
              <w:del w:id="131" w:author="PHẠM ĐÌNH ANH VŨ" w:date="2019-07-06T01:03:00Z">
                <w:r w:rsidRPr="005F3BAC" w:rsidDel="00446C19">
                  <w:rPr>
                    <w:b/>
                    <w:bCs/>
                  </w:rPr>
                  <w:delText> </w:delText>
                </w:r>
              </w:del>
            </w:ins>
            <w:ins w:id="132" w:author="PHẠM ĐÌNH ANH VŨ" w:date="2019-07-06T01:03:00Z">
              <w:r w:rsidR="00446C19" w:rsidRPr="00446C19">
                <w:rPr>
                  <w:b/>
                  <w:bCs/>
                </w:rPr>
                <w:t>Hiện trạng nghiệp vụ</w:t>
              </w:r>
            </w:ins>
          </w:p>
        </w:tc>
        <w:tc>
          <w:tcPr>
            <w:tcW w:w="1027" w:type="dxa"/>
            <w:hideMark/>
            <w:tcPrChange w:id="133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4EB6D989" w14:textId="77777777" w:rsidR="005F3BAC" w:rsidRPr="005F3BAC" w:rsidRDefault="005F3BAC">
            <w:pPr>
              <w:rPr>
                <w:ins w:id="134" w:author="Hoan Ng" w:date="2017-03-20T22:18:00Z"/>
                <w:b/>
                <w:bCs/>
              </w:rPr>
            </w:pPr>
            <w:ins w:id="13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136" w:author="PHẠM ĐÌNH ANH VŨ" w:date="2019-07-06T01:18:00Z">
              <w:tcPr>
                <w:tcW w:w="960" w:type="dxa"/>
                <w:hideMark/>
              </w:tcPr>
            </w:tcPrChange>
          </w:tcPr>
          <w:p w14:paraId="57C44465" w14:textId="77777777" w:rsidR="005F3BAC" w:rsidRPr="005F3BAC" w:rsidRDefault="005F3BAC">
            <w:pPr>
              <w:rPr>
                <w:ins w:id="137" w:author="Hoan Ng" w:date="2017-03-20T22:18:00Z"/>
                <w:b/>
                <w:bCs/>
              </w:rPr>
            </w:pPr>
            <w:ins w:id="13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139" w:author="PHẠM ĐÌNH ANH VŨ" w:date="2019-07-06T01:18:00Z">
              <w:tcPr>
                <w:tcW w:w="960" w:type="dxa"/>
                <w:hideMark/>
              </w:tcPr>
            </w:tcPrChange>
          </w:tcPr>
          <w:p w14:paraId="1F80B88D" w14:textId="77777777" w:rsidR="005F3BAC" w:rsidRPr="005F3BAC" w:rsidRDefault="005F3BAC">
            <w:pPr>
              <w:rPr>
                <w:ins w:id="140" w:author="Hoan Ng" w:date="2017-03-20T22:18:00Z"/>
                <w:b/>
                <w:bCs/>
              </w:rPr>
            </w:pPr>
            <w:ins w:id="14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42" w:author="PHẠM ĐÌNH ANH VŨ" w:date="2019-07-06T01:18:00Z">
              <w:tcPr>
                <w:tcW w:w="960" w:type="dxa"/>
                <w:hideMark/>
              </w:tcPr>
            </w:tcPrChange>
          </w:tcPr>
          <w:p w14:paraId="2834B53E" w14:textId="77777777" w:rsidR="005F3BAC" w:rsidRPr="005F3BAC" w:rsidRDefault="005F3BAC">
            <w:pPr>
              <w:rPr>
                <w:ins w:id="143" w:author="Hoan Ng" w:date="2017-03-20T22:18:00Z"/>
                <w:b/>
                <w:bCs/>
              </w:rPr>
            </w:pPr>
            <w:ins w:id="14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3CC80E27" w14:textId="77777777" w:rsidTr="00294F04">
        <w:trPr>
          <w:trHeight w:val="300"/>
          <w:ins w:id="145" w:author="Hoan Ng" w:date="2017-03-20T22:18:00Z"/>
          <w:trPrChange w:id="146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147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3E9873F4" w14:textId="77777777" w:rsidR="005F3BAC" w:rsidRPr="005F3BAC" w:rsidRDefault="005F3BAC">
            <w:pPr>
              <w:rPr>
                <w:ins w:id="148" w:author="Hoan Ng" w:date="2017-03-20T22:18:00Z"/>
                <w:b/>
                <w:bCs/>
              </w:rPr>
            </w:pPr>
            <w:ins w:id="14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150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79A52A35" w14:textId="7F853439" w:rsidR="005F3BAC" w:rsidRPr="005F3BAC" w:rsidRDefault="005F3BAC" w:rsidP="005F3BAC">
            <w:pPr>
              <w:rPr>
                <w:ins w:id="151" w:author="Hoan Ng" w:date="2017-03-20T22:18:00Z"/>
                <w:b/>
                <w:bCs/>
              </w:rPr>
            </w:pPr>
            <w:ins w:id="152" w:author="Hoan Ng" w:date="2017-03-20T22:18:00Z">
              <w:r w:rsidRPr="005F3BAC">
                <w:rPr>
                  <w:b/>
                  <w:bCs/>
                </w:rPr>
                <w:t xml:space="preserve">1.3. </w:t>
              </w:r>
              <w:del w:id="153" w:author="PHẠM ĐÌNH ANH VŨ" w:date="2019-07-06T01:03:00Z">
                <w:r w:rsidRPr="005F3BAC" w:rsidDel="00BE682B">
                  <w:rPr>
                    <w:b/>
                    <w:bCs/>
                  </w:rPr>
                  <w:delText> </w:delText>
                </w:r>
              </w:del>
            </w:ins>
            <w:ins w:id="154" w:author="PHẠM ĐÌNH ANH VŨ" w:date="2019-07-06T01:03:00Z">
              <w:r w:rsidR="00446C19">
                <w:rPr>
                  <w:b/>
                  <w:bCs/>
                </w:rPr>
                <w:t>Hiện trạng tin học</w:t>
              </w:r>
            </w:ins>
          </w:p>
        </w:tc>
        <w:tc>
          <w:tcPr>
            <w:tcW w:w="1027" w:type="dxa"/>
            <w:hideMark/>
            <w:tcPrChange w:id="155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505139E6" w14:textId="77777777" w:rsidR="005F3BAC" w:rsidRPr="005F3BAC" w:rsidRDefault="005F3BAC">
            <w:pPr>
              <w:rPr>
                <w:ins w:id="156" w:author="Hoan Ng" w:date="2017-03-20T22:18:00Z"/>
                <w:b/>
                <w:bCs/>
              </w:rPr>
            </w:pPr>
            <w:ins w:id="1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158" w:author="PHẠM ĐÌNH ANH VŨ" w:date="2019-07-06T01:18:00Z">
              <w:tcPr>
                <w:tcW w:w="960" w:type="dxa"/>
                <w:hideMark/>
              </w:tcPr>
            </w:tcPrChange>
          </w:tcPr>
          <w:p w14:paraId="57271621" w14:textId="77777777" w:rsidR="005F3BAC" w:rsidRPr="005F3BAC" w:rsidRDefault="005F3BAC">
            <w:pPr>
              <w:rPr>
                <w:ins w:id="159" w:author="Hoan Ng" w:date="2017-03-20T22:18:00Z"/>
                <w:b/>
                <w:bCs/>
              </w:rPr>
            </w:pPr>
            <w:ins w:id="1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161" w:author="PHẠM ĐÌNH ANH VŨ" w:date="2019-07-06T01:18:00Z">
              <w:tcPr>
                <w:tcW w:w="960" w:type="dxa"/>
                <w:hideMark/>
              </w:tcPr>
            </w:tcPrChange>
          </w:tcPr>
          <w:p w14:paraId="1188C735" w14:textId="77777777" w:rsidR="005F3BAC" w:rsidRPr="005F3BAC" w:rsidRDefault="005F3BAC">
            <w:pPr>
              <w:rPr>
                <w:ins w:id="162" w:author="Hoan Ng" w:date="2017-03-20T22:18:00Z"/>
                <w:b/>
                <w:bCs/>
              </w:rPr>
            </w:pPr>
            <w:ins w:id="16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64" w:author="PHẠM ĐÌNH ANH VŨ" w:date="2019-07-06T01:18:00Z">
              <w:tcPr>
                <w:tcW w:w="960" w:type="dxa"/>
                <w:hideMark/>
              </w:tcPr>
            </w:tcPrChange>
          </w:tcPr>
          <w:p w14:paraId="474F0037" w14:textId="77777777" w:rsidR="005F3BAC" w:rsidRPr="005F3BAC" w:rsidRDefault="005F3BAC">
            <w:pPr>
              <w:rPr>
                <w:ins w:id="165" w:author="Hoan Ng" w:date="2017-03-20T22:18:00Z"/>
                <w:b/>
                <w:bCs/>
              </w:rPr>
            </w:pPr>
            <w:ins w:id="16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DD0AC6C" w14:textId="77777777" w:rsidTr="00294F04">
        <w:trPr>
          <w:trHeight w:val="300"/>
          <w:ins w:id="167" w:author="Hoan Ng" w:date="2017-03-20T22:18:00Z"/>
          <w:trPrChange w:id="168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169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61D3D5A4" w14:textId="77777777" w:rsidR="005F3BAC" w:rsidRPr="005F3BAC" w:rsidRDefault="005F3BAC">
            <w:pPr>
              <w:rPr>
                <w:ins w:id="170" w:author="Hoan Ng" w:date="2017-03-20T22:18:00Z"/>
                <w:b/>
                <w:bCs/>
              </w:rPr>
            </w:pPr>
            <w:ins w:id="17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172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16B7EEDD" w14:textId="77777777" w:rsidR="005F3BAC" w:rsidRPr="005F3BAC" w:rsidRDefault="005F3BAC">
            <w:pPr>
              <w:rPr>
                <w:ins w:id="173" w:author="Hoan Ng" w:date="2017-03-20T22:18:00Z"/>
                <w:b/>
                <w:bCs/>
              </w:rPr>
            </w:pPr>
            <w:ins w:id="174" w:author="Hoan Ng" w:date="2017-03-20T22:18:00Z">
              <w:r w:rsidRPr="005F3BAC">
                <w:rPr>
                  <w:b/>
                  <w:bCs/>
                </w:rPr>
                <w:t>Chương 2: Phân tích</w:t>
              </w:r>
            </w:ins>
          </w:p>
        </w:tc>
        <w:tc>
          <w:tcPr>
            <w:tcW w:w="1027" w:type="dxa"/>
            <w:hideMark/>
            <w:tcPrChange w:id="175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2953588C" w14:textId="3B202805" w:rsidR="005F3BAC" w:rsidRPr="005F3BAC" w:rsidRDefault="005F3BAC">
            <w:pPr>
              <w:rPr>
                <w:ins w:id="176" w:author="Hoan Ng" w:date="2017-03-20T22:18:00Z"/>
                <w:b/>
                <w:bCs/>
              </w:rPr>
            </w:pPr>
            <w:ins w:id="177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178" w:author="PHẠM ĐÌNH ANH VŨ" w:date="2019-06-10T22:57:00Z">
              <w:r w:rsidR="00835AC6">
                <w:rPr>
                  <w:b/>
                  <w:bCs/>
                </w:rPr>
                <w:t>14</w:t>
              </w:r>
            </w:ins>
          </w:p>
        </w:tc>
        <w:tc>
          <w:tcPr>
            <w:tcW w:w="1091" w:type="dxa"/>
            <w:hideMark/>
            <w:tcPrChange w:id="179" w:author="PHẠM ĐÌNH ANH VŨ" w:date="2019-07-06T01:18:00Z">
              <w:tcPr>
                <w:tcW w:w="960" w:type="dxa"/>
                <w:hideMark/>
              </w:tcPr>
            </w:tcPrChange>
          </w:tcPr>
          <w:p w14:paraId="7D78B88A" w14:textId="27420C2E" w:rsidR="005F3BAC" w:rsidRPr="005F3BAC" w:rsidRDefault="005F3BAC">
            <w:pPr>
              <w:rPr>
                <w:ins w:id="180" w:author="Hoan Ng" w:date="2017-03-20T22:18:00Z"/>
                <w:b/>
                <w:bCs/>
              </w:rPr>
            </w:pPr>
            <w:ins w:id="181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182" w:author="PHẠM ĐÌNH ANH VŨ" w:date="2019-07-06T01:05:00Z">
              <w:r w:rsidR="00BE682B">
                <w:rPr>
                  <w:b/>
                  <w:bCs/>
                </w:rPr>
                <w:t>Thắng, Nghĩa, Vũ</w:t>
              </w:r>
            </w:ins>
          </w:p>
        </w:tc>
        <w:tc>
          <w:tcPr>
            <w:tcW w:w="768" w:type="dxa"/>
            <w:hideMark/>
            <w:tcPrChange w:id="183" w:author="PHẠM ĐÌNH ANH VŨ" w:date="2019-07-06T01:18:00Z">
              <w:tcPr>
                <w:tcW w:w="960" w:type="dxa"/>
                <w:hideMark/>
              </w:tcPr>
            </w:tcPrChange>
          </w:tcPr>
          <w:p w14:paraId="1B4C837E" w14:textId="0CFC9389" w:rsidR="005F3BAC" w:rsidRPr="005F3BAC" w:rsidRDefault="005F3BAC">
            <w:pPr>
              <w:rPr>
                <w:ins w:id="184" w:author="Hoan Ng" w:date="2017-03-20T22:18:00Z"/>
                <w:b/>
                <w:bCs/>
              </w:rPr>
            </w:pPr>
            <w:ins w:id="185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186" w:author="PHẠM ĐÌNH ANH VŨ" w:date="2019-07-06T01:06:00Z">
              <w:r w:rsidR="00BE682B">
                <w:rPr>
                  <w:b/>
                  <w:bCs/>
                </w:rPr>
                <w:t>100%</w:t>
              </w:r>
            </w:ins>
          </w:p>
        </w:tc>
        <w:tc>
          <w:tcPr>
            <w:tcW w:w="790" w:type="dxa"/>
            <w:hideMark/>
            <w:tcPrChange w:id="187" w:author="PHẠM ĐÌNH ANH VŨ" w:date="2019-07-06T01:18:00Z">
              <w:tcPr>
                <w:tcW w:w="960" w:type="dxa"/>
                <w:hideMark/>
              </w:tcPr>
            </w:tcPrChange>
          </w:tcPr>
          <w:p w14:paraId="615D27E7" w14:textId="77777777" w:rsidR="005F3BAC" w:rsidRPr="005F3BAC" w:rsidRDefault="005F3BAC">
            <w:pPr>
              <w:rPr>
                <w:ins w:id="188" w:author="Hoan Ng" w:date="2017-03-20T22:18:00Z"/>
                <w:b/>
                <w:bCs/>
              </w:rPr>
            </w:pPr>
            <w:ins w:id="18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42D888C" w14:textId="77777777" w:rsidTr="00294F04">
        <w:trPr>
          <w:trHeight w:val="300"/>
          <w:ins w:id="190" w:author="Hoan Ng" w:date="2017-03-20T22:18:00Z"/>
          <w:trPrChange w:id="191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192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59738D77" w14:textId="77777777" w:rsidR="005F3BAC" w:rsidRPr="005F3BAC" w:rsidRDefault="005F3BAC">
            <w:pPr>
              <w:rPr>
                <w:ins w:id="193" w:author="Hoan Ng" w:date="2017-03-20T22:18:00Z"/>
                <w:b/>
                <w:bCs/>
              </w:rPr>
            </w:pPr>
            <w:ins w:id="1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195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4106ED17" w14:textId="00E2CE36" w:rsidR="005F3BAC" w:rsidRPr="005F3BAC" w:rsidRDefault="005F3BAC" w:rsidP="005F3BAC">
            <w:pPr>
              <w:rPr>
                <w:ins w:id="196" w:author="Hoan Ng" w:date="2017-03-20T22:18:00Z"/>
                <w:b/>
                <w:bCs/>
              </w:rPr>
            </w:pPr>
            <w:ins w:id="197" w:author="Hoan Ng" w:date="2017-03-20T22:18:00Z">
              <w:r w:rsidRPr="005F3BAC">
                <w:rPr>
                  <w:b/>
                  <w:bCs/>
                </w:rPr>
                <w:t>2.1.</w:t>
              </w:r>
            </w:ins>
            <w:ins w:id="198" w:author="PHẠM ĐÌNH ANH VŨ" w:date="2019-07-06T01:11:00Z">
              <w:r w:rsidR="00BE682B">
                <w:rPr>
                  <w:b/>
                  <w:bCs/>
                </w:rPr>
                <w:t xml:space="preserve"> </w:t>
              </w:r>
              <w:r w:rsidR="00BE682B">
                <w:rPr>
                  <w:b/>
                  <w:bCs/>
                </w:rPr>
                <w:t>Lược đồ phân rã chức năng FDD</w:t>
              </w:r>
            </w:ins>
          </w:p>
        </w:tc>
        <w:tc>
          <w:tcPr>
            <w:tcW w:w="1027" w:type="dxa"/>
            <w:hideMark/>
            <w:tcPrChange w:id="199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41C2638C" w14:textId="77777777" w:rsidR="005F3BAC" w:rsidRPr="005F3BAC" w:rsidRDefault="005F3BAC">
            <w:pPr>
              <w:rPr>
                <w:ins w:id="200" w:author="Hoan Ng" w:date="2017-03-20T22:18:00Z"/>
                <w:b/>
                <w:bCs/>
              </w:rPr>
            </w:pPr>
            <w:ins w:id="20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202" w:author="PHẠM ĐÌNH ANH VŨ" w:date="2019-07-06T01:18:00Z">
              <w:tcPr>
                <w:tcW w:w="960" w:type="dxa"/>
                <w:hideMark/>
              </w:tcPr>
            </w:tcPrChange>
          </w:tcPr>
          <w:p w14:paraId="5971C3AE" w14:textId="77777777" w:rsidR="005F3BAC" w:rsidRPr="005F3BAC" w:rsidRDefault="005F3BAC">
            <w:pPr>
              <w:rPr>
                <w:ins w:id="203" w:author="Hoan Ng" w:date="2017-03-20T22:18:00Z"/>
                <w:b/>
                <w:bCs/>
              </w:rPr>
            </w:pPr>
            <w:ins w:id="20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205" w:author="PHẠM ĐÌNH ANH VŨ" w:date="2019-07-06T01:18:00Z">
              <w:tcPr>
                <w:tcW w:w="960" w:type="dxa"/>
                <w:hideMark/>
              </w:tcPr>
            </w:tcPrChange>
          </w:tcPr>
          <w:p w14:paraId="7C6CD189" w14:textId="77777777" w:rsidR="005F3BAC" w:rsidRPr="005F3BAC" w:rsidRDefault="005F3BAC">
            <w:pPr>
              <w:rPr>
                <w:ins w:id="206" w:author="Hoan Ng" w:date="2017-03-20T22:18:00Z"/>
                <w:b/>
                <w:bCs/>
              </w:rPr>
            </w:pPr>
            <w:ins w:id="20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08" w:author="PHẠM ĐÌNH ANH VŨ" w:date="2019-07-06T01:18:00Z">
              <w:tcPr>
                <w:tcW w:w="960" w:type="dxa"/>
                <w:hideMark/>
              </w:tcPr>
            </w:tcPrChange>
          </w:tcPr>
          <w:p w14:paraId="75AF611D" w14:textId="77777777" w:rsidR="005F3BAC" w:rsidRPr="005F3BAC" w:rsidRDefault="005F3BAC">
            <w:pPr>
              <w:rPr>
                <w:ins w:id="209" w:author="Hoan Ng" w:date="2017-03-20T22:18:00Z"/>
                <w:b/>
                <w:bCs/>
              </w:rPr>
            </w:pPr>
            <w:ins w:id="21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6B0A69A" w14:textId="77777777" w:rsidTr="00294F04">
        <w:trPr>
          <w:trHeight w:val="300"/>
          <w:ins w:id="211" w:author="Hoan Ng" w:date="2017-03-20T22:18:00Z"/>
          <w:trPrChange w:id="212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213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41DC5C2B" w14:textId="77777777" w:rsidR="005F3BAC" w:rsidRPr="005F3BAC" w:rsidRDefault="005F3BAC">
            <w:pPr>
              <w:rPr>
                <w:ins w:id="214" w:author="Hoan Ng" w:date="2017-03-20T22:18:00Z"/>
                <w:b/>
                <w:bCs/>
              </w:rPr>
            </w:pPr>
            <w:ins w:id="2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216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3DC8BA62" w14:textId="713FAF1C" w:rsidR="005F3BAC" w:rsidRPr="005F3BAC" w:rsidRDefault="005F3BAC" w:rsidP="005F3BAC">
            <w:pPr>
              <w:rPr>
                <w:ins w:id="217" w:author="Hoan Ng" w:date="2017-03-20T22:18:00Z"/>
                <w:b/>
                <w:bCs/>
              </w:rPr>
            </w:pPr>
            <w:ins w:id="218" w:author="Hoan Ng" w:date="2017-03-20T22:18:00Z">
              <w:r w:rsidRPr="005F3BAC">
                <w:rPr>
                  <w:b/>
                  <w:bCs/>
                </w:rPr>
                <w:t xml:space="preserve">2.2. </w:t>
              </w:r>
            </w:ins>
            <w:ins w:id="219" w:author="PHẠM ĐÌNH ANH VŨ" w:date="2019-07-06T01:11:00Z">
              <w:r w:rsidR="00BE682B">
                <w:rPr>
                  <w:b/>
                  <w:bCs/>
                </w:rPr>
                <w:t>Đặc tả mô hình hoá nghiệp vụ DFD</w:t>
              </w:r>
            </w:ins>
          </w:p>
        </w:tc>
        <w:tc>
          <w:tcPr>
            <w:tcW w:w="1027" w:type="dxa"/>
            <w:hideMark/>
            <w:tcPrChange w:id="220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58A3167E" w14:textId="77777777" w:rsidR="005F3BAC" w:rsidRPr="005F3BAC" w:rsidRDefault="005F3BAC">
            <w:pPr>
              <w:rPr>
                <w:ins w:id="221" w:author="Hoan Ng" w:date="2017-03-20T22:18:00Z"/>
                <w:b/>
                <w:bCs/>
              </w:rPr>
            </w:pPr>
            <w:ins w:id="22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223" w:author="PHẠM ĐÌNH ANH VŨ" w:date="2019-07-06T01:18:00Z">
              <w:tcPr>
                <w:tcW w:w="960" w:type="dxa"/>
                <w:hideMark/>
              </w:tcPr>
            </w:tcPrChange>
          </w:tcPr>
          <w:p w14:paraId="03A2D843" w14:textId="77777777" w:rsidR="005F3BAC" w:rsidRPr="005F3BAC" w:rsidRDefault="005F3BAC">
            <w:pPr>
              <w:rPr>
                <w:ins w:id="224" w:author="Hoan Ng" w:date="2017-03-20T22:18:00Z"/>
                <w:b/>
                <w:bCs/>
              </w:rPr>
            </w:pPr>
            <w:ins w:id="22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226" w:author="PHẠM ĐÌNH ANH VŨ" w:date="2019-07-06T01:18:00Z">
              <w:tcPr>
                <w:tcW w:w="960" w:type="dxa"/>
                <w:hideMark/>
              </w:tcPr>
            </w:tcPrChange>
          </w:tcPr>
          <w:p w14:paraId="194F38D1" w14:textId="77777777" w:rsidR="005F3BAC" w:rsidRPr="005F3BAC" w:rsidRDefault="005F3BAC">
            <w:pPr>
              <w:rPr>
                <w:ins w:id="227" w:author="Hoan Ng" w:date="2017-03-20T22:18:00Z"/>
                <w:b/>
                <w:bCs/>
              </w:rPr>
            </w:pPr>
            <w:ins w:id="22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29" w:author="PHẠM ĐÌNH ANH VŨ" w:date="2019-07-06T01:18:00Z">
              <w:tcPr>
                <w:tcW w:w="960" w:type="dxa"/>
                <w:hideMark/>
              </w:tcPr>
            </w:tcPrChange>
          </w:tcPr>
          <w:p w14:paraId="0F435F6E" w14:textId="77777777" w:rsidR="005F3BAC" w:rsidRPr="005F3BAC" w:rsidRDefault="005F3BAC">
            <w:pPr>
              <w:rPr>
                <w:ins w:id="230" w:author="Hoan Ng" w:date="2017-03-20T22:18:00Z"/>
                <w:b/>
                <w:bCs/>
              </w:rPr>
            </w:pPr>
            <w:ins w:id="23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56B1B130" w14:textId="77777777" w:rsidTr="00294F04">
        <w:trPr>
          <w:trHeight w:val="300"/>
          <w:ins w:id="232" w:author="Hoan Ng" w:date="2017-03-20T22:18:00Z"/>
          <w:trPrChange w:id="233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234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61F418CB" w14:textId="77777777" w:rsidR="00BE682B" w:rsidRPr="005F3BAC" w:rsidRDefault="00BE682B" w:rsidP="00BE682B">
            <w:pPr>
              <w:rPr>
                <w:ins w:id="235" w:author="Hoan Ng" w:date="2017-03-20T22:18:00Z"/>
                <w:b/>
                <w:bCs/>
              </w:rPr>
            </w:pPr>
            <w:ins w:id="2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237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6C67FC16" w14:textId="1ABBCAFA" w:rsidR="00BE682B" w:rsidRPr="005F3BAC" w:rsidRDefault="00BE682B" w:rsidP="00BE682B">
            <w:pPr>
              <w:rPr>
                <w:ins w:id="238" w:author="Hoan Ng" w:date="2017-03-20T22:18:00Z"/>
                <w:b/>
                <w:bCs/>
              </w:rPr>
            </w:pPr>
            <w:ins w:id="239" w:author="PHẠM ĐÌNH ANH VŨ" w:date="2019-07-06T01:11:00Z">
              <w:r w:rsidRPr="005F3BAC">
                <w:rPr>
                  <w:b/>
                  <w:bCs/>
                </w:rPr>
                <w:t>2.3.</w:t>
              </w:r>
              <w:r>
                <w:rPr>
                  <w:b/>
                  <w:bCs/>
                </w:rPr>
                <w:t xml:space="preserve"> Mô hình hoá dữ liệu ERD</w:t>
              </w:r>
            </w:ins>
            <w:ins w:id="240" w:author="Hoan Ng" w:date="2017-03-20T22:18:00Z">
              <w:del w:id="241" w:author="PHẠM ĐÌNH ANH VŨ" w:date="2019-07-06T01:11:00Z">
                <w:r w:rsidRPr="005F3BAC" w:rsidDel="00372FDB">
                  <w:rPr>
                    <w:b/>
                    <w:bCs/>
                  </w:rPr>
                  <w:delText>2.3.</w:delText>
                </w:r>
              </w:del>
            </w:ins>
          </w:p>
        </w:tc>
        <w:tc>
          <w:tcPr>
            <w:tcW w:w="1027" w:type="dxa"/>
            <w:hideMark/>
            <w:tcPrChange w:id="242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6C3EB7C0" w14:textId="77777777" w:rsidR="00BE682B" w:rsidRPr="005F3BAC" w:rsidRDefault="00BE682B" w:rsidP="00BE682B">
            <w:pPr>
              <w:rPr>
                <w:ins w:id="243" w:author="Hoan Ng" w:date="2017-03-20T22:18:00Z"/>
                <w:b/>
                <w:bCs/>
              </w:rPr>
            </w:pPr>
            <w:ins w:id="24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245" w:author="PHẠM ĐÌNH ANH VŨ" w:date="2019-07-06T01:18:00Z">
              <w:tcPr>
                <w:tcW w:w="960" w:type="dxa"/>
                <w:hideMark/>
              </w:tcPr>
            </w:tcPrChange>
          </w:tcPr>
          <w:p w14:paraId="3D1C1FFC" w14:textId="77777777" w:rsidR="00BE682B" w:rsidRPr="005F3BAC" w:rsidRDefault="00BE682B" w:rsidP="00BE682B">
            <w:pPr>
              <w:rPr>
                <w:ins w:id="246" w:author="Hoan Ng" w:date="2017-03-20T22:18:00Z"/>
                <w:b/>
                <w:bCs/>
              </w:rPr>
            </w:pPr>
            <w:ins w:id="24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248" w:author="PHẠM ĐÌNH ANH VŨ" w:date="2019-07-06T01:18:00Z">
              <w:tcPr>
                <w:tcW w:w="960" w:type="dxa"/>
                <w:hideMark/>
              </w:tcPr>
            </w:tcPrChange>
          </w:tcPr>
          <w:p w14:paraId="7B03DB4A" w14:textId="77777777" w:rsidR="00BE682B" w:rsidRPr="005F3BAC" w:rsidRDefault="00BE682B" w:rsidP="00BE682B">
            <w:pPr>
              <w:rPr>
                <w:ins w:id="249" w:author="Hoan Ng" w:date="2017-03-20T22:18:00Z"/>
                <w:b/>
                <w:bCs/>
              </w:rPr>
            </w:pPr>
            <w:ins w:id="25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51" w:author="PHẠM ĐÌNH ANH VŨ" w:date="2019-07-06T01:18:00Z">
              <w:tcPr>
                <w:tcW w:w="960" w:type="dxa"/>
                <w:hideMark/>
              </w:tcPr>
            </w:tcPrChange>
          </w:tcPr>
          <w:p w14:paraId="5E00906E" w14:textId="77777777" w:rsidR="00BE682B" w:rsidRPr="005F3BAC" w:rsidRDefault="00BE682B" w:rsidP="00BE682B">
            <w:pPr>
              <w:rPr>
                <w:ins w:id="252" w:author="Hoan Ng" w:date="2017-03-20T22:18:00Z"/>
                <w:b/>
                <w:bCs/>
              </w:rPr>
            </w:pPr>
            <w:ins w:id="25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33BD72C3" w14:textId="77777777" w:rsidTr="00294F04">
        <w:trPr>
          <w:trHeight w:val="300"/>
          <w:ins w:id="254" w:author="PHẠM ĐÌNH ANH VŨ" w:date="2019-07-06T01:11:00Z"/>
          <w:trPrChange w:id="255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tcPrChange w:id="256" w:author="PHẠM ĐÌNH ANH VŨ" w:date="2019-07-06T01:18:00Z">
              <w:tcPr>
                <w:tcW w:w="983" w:type="dxa"/>
              </w:tcPr>
            </w:tcPrChange>
          </w:tcPr>
          <w:p w14:paraId="718D5E6B" w14:textId="77777777" w:rsidR="00BE682B" w:rsidRPr="005F3BAC" w:rsidRDefault="00BE682B" w:rsidP="00BE682B">
            <w:pPr>
              <w:rPr>
                <w:ins w:id="257" w:author="PHẠM ĐÌNH ANH VŨ" w:date="2019-07-06T01:11:00Z"/>
                <w:b/>
                <w:bCs/>
              </w:rPr>
            </w:pPr>
          </w:p>
        </w:tc>
        <w:tc>
          <w:tcPr>
            <w:tcW w:w="4691" w:type="dxa"/>
            <w:tcPrChange w:id="258" w:author="PHẠM ĐÌNH ANH VŨ" w:date="2019-07-06T01:18:00Z">
              <w:tcPr>
                <w:tcW w:w="4691" w:type="dxa"/>
                <w:gridSpan w:val="2"/>
              </w:tcPr>
            </w:tcPrChange>
          </w:tcPr>
          <w:p w14:paraId="576C1F56" w14:textId="22D78A2A" w:rsidR="00BE682B" w:rsidRPr="005F3BAC" w:rsidRDefault="00BE682B" w:rsidP="00BE682B">
            <w:pPr>
              <w:rPr>
                <w:ins w:id="259" w:author="PHẠM ĐÌNH ANH VŨ" w:date="2019-07-06T01:11:00Z"/>
                <w:b/>
                <w:bCs/>
              </w:rPr>
            </w:pPr>
            <w:ins w:id="260" w:author="PHẠM ĐÌNH ANH VŨ" w:date="2019-07-06T01:11:00Z">
              <w:r>
                <w:rPr>
                  <w:b/>
                  <w:bCs/>
                </w:rPr>
                <w:t xml:space="preserve">2.4. Sơ đồ lớp mức phân tích </w:t>
              </w:r>
              <w:proofErr w:type="gramStart"/>
              <w:r>
                <w:rPr>
                  <w:b/>
                  <w:bCs/>
                </w:rPr>
                <w:t>( Class</w:t>
              </w:r>
              <w:proofErr w:type="gramEnd"/>
              <w:r>
                <w:rPr>
                  <w:b/>
                  <w:bCs/>
                </w:rPr>
                <w:t xml:space="preserve"> Diagram )</w:t>
              </w:r>
            </w:ins>
          </w:p>
        </w:tc>
        <w:tc>
          <w:tcPr>
            <w:tcW w:w="1027" w:type="dxa"/>
            <w:tcPrChange w:id="261" w:author="PHẠM ĐÌNH ANH VŨ" w:date="2019-07-06T01:18:00Z">
              <w:tcPr>
                <w:tcW w:w="1027" w:type="dxa"/>
                <w:gridSpan w:val="2"/>
              </w:tcPr>
            </w:tcPrChange>
          </w:tcPr>
          <w:p w14:paraId="69FB18CE" w14:textId="77777777" w:rsidR="00BE682B" w:rsidRPr="005F3BAC" w:rsidRDefault="00BE682B" w:rsidP="00BE682B">
            <w:pPr>
              <w:rPr>
                <w:ins w:id="262" w:author="PHẠM ĐÌNH ANH VŨ" w:date="2019-07-06T01:11:00Z"/>
                <w:b/>
                <w:bCs/>
              </w:rPr>
            </w:pPr>
          </w:p>
        </w:tc>
        <w:tc>
          <w:tcPr>
            <w:tcW w:w="1091" w:type="dxa"/>
            <w:tcPrChange w:id="263" w:author="PHẠM ĐÌNH ANH VŨ" w:date="2019-07-06T01:18:00Z">
              <w:tcPr>
                <w:tcW w:w="881" w:type="dxa"/>
                <w:gridSpan w:val="2"/>
              </w:tcPr>
            </w:tcPrChange>
          </w:tcPr>
          <w:p w14:paraId="60F38C9F" w14:textId="77777777" w:rsidR="00BE682B" w:rsidRPr="005F3BAC" w:rsidRDefault="00BE682B" w:rsidP="00BE682B">
            <w:pPr>
              <w:rPr>
                <w:ins w:id="264" w:author="PHẠM ĐÌNH ANH VŨ" w:date="2019-07-06T01:11:00Z"/>
                <w:b/>
                <w:bCs/>
              </w:rPr>
            </w:pPr>
          </w:p>
        </w:tc>
        <w:tc>
          <w:tcPr>
            <w:tcW w:w="768" w:type="dxa"/>
            <w:tcPrChange w:id="265" w:author="PHẠM ĐÌNH ANH VŨ" w:date="2019-07-06T01:18:00Z">
              <w:tcPr>
                <w:tcW w:w="978" w:type="dxa"/>
              </w:tcPr>
            </w:tcPrChange>
          </w:tcPr>
          <w:p w14:paraId="7A669E47" w14:textId="77777777" w:rsidR="00BE682B" w:rsidRPr="005F3BAC" w:rsidRDefault="00BE682B" w:rsidP="00BE682B">
            <w:pPr>
              <w:rPr>
                <w:ins w:id="266" w:author="PHẠM ĐÌNH ANH VŨ" w:date="2019-07-06T01:11:00Z"/>
                <w:b/>
                <w:bCs/>
              </w:rPr>
            </w:pPr>
          </w:p>
        </w:tc>
        <w:tc>
          <w:tcPr>
            <w:tcW w:w="790" w:type="dxa"/>
            <w:tcPrChange w:id="267" w:author="PHẠM ĐÌNH ANH VŨ" w:date="2019-07-06T01:18:00Z">
              <w:tcPr>
                <w:tcW w:w="790" w:type="dxa"/>
              </w:tcPr>
            </w:tcPrChange>
          </w:tcPr>
          <w:p w14:paraId="4DD306EC" w14:textId="77777777" w:rsidR="00BE682B" w:rsidRPr="005F3BAC" w:rsidRDefault="00BE682B" w:rsidP="00BE682B">
            <w:pPr>
              <w:rPr>
                <w:ins w:id="268" w:author="PHẠM ĐÌNH ANH VŨ" w:date="2019-07-06T01:11:00Z"/>
                <w:b/>
                <w:bCs/>
              </w:rPr>
            </w:pPr>
          </w:p>
        </w:tc>
      </w:tr>
      <w:tr w:rsidR="00BE682B" w:rsidRPr="005F3BAC" w14:paraId="1C1C8DE8" w14:textId="77777777" w:rsidTr="00294F04">
        <w:trPr>
          <w:trHeight w:val="300"/>
          <w:ins w:id="269" w:author="Hoan Ng" w:date="2017-03-20T22:18:00Z"/>
          <w:trPrChange w:id="270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271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79E7677C" w14:textId="77777777" w:rsidR="00BE682B" w:rsidRPr="005F3BAC" w:rsidRDefault="00BE682B" w:rsidP="00BE682B">
            <w:pPr>
              <w:rPr>
                <w:ins w:id="272" w:author="Hoan Ng" w:date="2017-03-20T22:18:00Z"/>
                <w:b/>
                <w:bCs/>
              </w:rPr>
            </w:pPr>
            <w:ins w:id="2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274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3D79F336" w14:textId="77777777" w:rsidR="00BE682B" w:rsidRPr="005F3BAC" w:rsidRDefault="00BE682B" w:rsidP="00BE682B">
            <w:pPr>
              <w:rPr>
                <w:ins w:id="275" w:author="Hoan Ng" w:date="2017-03-20T22:18:00Z"/>
                <w:b/>
                <w:bCs/>
              </w:rPr>
            </w:pPr>
            <w:ins w:id="276" w:author="Hoan Ng" w:date="2017-03-20T22:18:00Z">
              <w:r w:rsidRPr="005F3BAC">
                <w:rPr>
                  <w:b/>
                  <w:bCs/>
                </w:rPr>
                <w:t>Chương 3: Thiết kế</w:t>
              </w:r>
            </w:ins>
          </w:p>
        </w:tc>
        <w:tc>
          <w:tcPr>
            <w:tcW w:w="1027" w:type="dxa"/>
            <w:hideMark/>
            <w:tcPrChange w:id="277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0A743F81" w14:textId="5CB67DF1" w:rsidR="00BE682B" w:rsidRPr="005F3BAC" w:rsidRDefault="00BE682B" w:rsidP="00BE682B">
            <w:pPr>
              <w:rPr>
                <w:ins w:id="278" w:author="Hoan Ng" w:date="2017-03-20T22:18:00Z"/>
                <w:b/>
                <w:bCs/>
              </w:rPr>
            </w:pPr>
            <w:ins w:id="279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280" w:author="PHẠM ĐÌNH ANH VŨ" w:date="2019-06-10T22:58:00Z">
              <w:r>
                <w:rPr>
                  <w:b/>
                  <w:bCs/>
                </w:rPr>
                <w:t>14</w:t>
              </w:r>
            </w:ins>
          </w:p>
        </w:tc>
        <w:tc>
          <w:tcPr>
            <w:tcW w:w="1091" w:type="dxa"/>
            <w:hideMark/>
            <w:tcPrChange w:id="281" w:author="PHẠM ĐÌNH ANH VŨ" w:date="2019-07-06T01:18:00Z">
              <w:tcPr>
                <w:tcW w:w="960" w:type="dxa"/>
                <w:hideMark/>
              </w:tcPr>
            </w:tcPrChange>
          </w:tcPr>
          <w:p w14:paraId="28B4E605" w14:textId="57925B90" w:rsidR="00BE682B" w:rsidRPr="005F3BAC" w:rsidRDefault="00BE682B" w:rsidP="00BE682B">
            <w:pPr>
              <w:rPr>
                <w:ins w:id="282" w:author="Hoan Ng" w:date="2017-03-20T22:18:00Z"/>
                <w:b/>
                <w:bCs/>
              </w:rPr>
            </w:pPr>
            <w:ins w:id="283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284" w:author="PHẠM ĐÌNH ANH VŨ" w:date="2019-07-06T01:05:00Z">
              <w:r>
                <w:rPr>
                  <w:b/>
                  <w:bCs/>
                </w:rPr>
                <w:t>Khoa, Vũ</w:t>
              </w:r>
            </w:ins>
          </w:p>
        </w:tc>
        <w:tc>
          <w:tcPr>
            <w:tcW w:w="768" w:type="dxa"/>
            <w:hideMark/>
            <w:tcPrChange w:id="285" w:author="PHẠM ĐÌNH ANH VŨ" w:date="2019-07-06T01:18:00Z">
              <w:tcPr>
                <w:tcW w:w="960" w:type="dxa"/>
                <w:hideMark/>
              </w:tcPr>
            </w:tcPrChange>
          </w:tcPr>
          <w:p w14:paraId="3EE92376" w14:textId="1BC5FA00" w:rsidR="00BE682B" w:rsidRPr="005F3BAC" w:rsidRDefault="00BE682B" w:rsidP="00BE682B">
            <w:pPr>
              <w:rPr>
                <w:ins w:id="286" w:author="Hoan Ng" w:date="2017-03-20T22:18:00Z"/>
                <w:b/>
                <w:bCs/>
              </w:rPr>
            </w:pPr>
            <w:ins w:id="287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288" w:author="PHẠM ĐÌNH ANH VŨ" w:date="2019-07-06T01:14:00Z">
              <w:r w:rsidR="00294F04">
                <w:rPr>
                  <w:b/>
                  <w:bCs/>
                </w:rPr>
                <w:t>50</w:t>
              </w:r>
            </w:ins>
            <w:ins w:id="289" w:author="PHẠM ĐÌNH ANH VŨ" w:date="2019-07-06T01:06:00Z">
              <w:r>
                <w:rPr>
                  <w:b/>
                  <w:bCs/>
                </w:rPr>
                <w:t>%</w:t>
              </w:r>
            </w:ins>
          </w:p>
        </w:tc>
        <w:tc>
          <w:tcPr>
            <w:tcW w:w="790" w:type="dxa"/>
            <w:hideMark/>
            <w:tcPrChange w:id="290" w:author="PHẠM ĐÌNH ANH VŨ" w:date="2019-07-06T01:18:00Z">
              <w:tcPr>
                <w:tcW w:w="960" w:type="dxa"/>
                <w:hideMark/>
              </w:tcPr>
            </w:tcPrChange>
          </w:tcPr>
          <w:p w14:paraId="110230F3" w14:textId="77777777" w:rsidR="00BE682B" w:rsidRPr="005F3BAC" w:rsidRDefault="00BE682B" w:rsidP="00BE682B">
            <w:pPr>
              <w:rPr>
                <w:ins w:id="291" w:author="Hoan Ng" w:date="2017-03-20T22:18:00Z"/>
                <w:b/>
                <w:bCs/>
              </w:rPr>
            </w:pPr>
            <w:ins w:id="29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57A5B715" w14:textId="77777777" w:rsidTr="00294F04">
        <w:trPr>
          <w:trHeight w:val="300"/>
          <w:ins w:id="293" w:author="Hoan Ng" w:date="2017-03-20T22:18:00Z"/>
          <w:trPrChange w:id="294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295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0E7CB688" w14:textId="77777777" w:rsidR="00BE682B" w:rsidRPr="005F3BAC" w:rsidRDefault="00BE682B" w:rsidP="00BE682B">
            <w:pPr>
              <w:rPr>
                <w:ins w:id="296" w:author="Hoan Ng" w:date="2017-03-20T22:18:00Z"/>
                <w:b/>
                <w:bCs/>
              </w:rPr>
            </w:pPr>
            <w:ins w:id="29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298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61732A30" w14:textId="2867568E" w:rsidR="00BE682B" w:rsidRPr="005F3BAC" w:rsidRDefault="00BE682B" w:rsidP="00BE682B">
            <w:pPr>
              <w:rPr>
                <w:ins w:id="299" w:author="Hoan Ng" w:date="2017-03-20T22:18:00Z"/>
                <w:b/>
                <w:bCs/>
              </w:rPr>
            </w:pPr>
            <w:ins w:id="300" w:author="Hoan Ng" w:date="2017-03-20T22:18:00Z">
              <w:r w:rsidRPr="005F3BAC">
                <w:rPr>
                  <w:b/>
                  <w:bCs/>
                </w:rPr>
                <w:t>3.1.</w:t>
              </w:r>
            </w:ins>
            <w:ins w:id="301" w:author="PHẠM ĐÌNH ANH VŨ" w:date="2019-07-06T01:09:00Z">
              <w:r>
                <w:rPr>
                  <w:b/>
                  <w:bCs/>
                </w:rPr>
                <w:t xml:space="preserve"> </w:t>
              </w:r>
              <w:r>
                <w:rPr>
                  <w:b/>
                  <w:bCs/>
                </w:rPr>
                <w:t>Thiết kế kiến trúc</w:t>
              </w:r>
            </w:ins>
          </w:p>
        </w:tc>
        <w:tc>
          <w:tcPr>
            <w:tcW w:w="1027" w:type="dxa"/>
            <w:hideMark/>
            <w:tcPrChange w:id="302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1A2668C7" w14:textId="77777777" w:rsidR="00BE682B" w:rsidRPr="005F3BAC" w:rsidRDefault="00BE682B" w:rsidP="00BE682B">
            <w:pPr>
              <w:rPr>
                <w:ins w:id="303" w:author="Hoan Ng" w:date="2017-03-20T22:18:00Z"/>
                <w:b/>
                <w:bCs/>
              </w:rPr>
            </w:pPr>
            <w:ins w:id="30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305" w:author="PHẠM ĐÌNH ANH VŨ" w:date="2019-07-06T01:18:00Z">
              <w:tcPr>
                <w:tcW w:w="960" w:type="dxa"/>
                <w:hideMark/>
              </w:tcPr>
            </w:tcPrChange>
          </w:tcPr>
          <w:p w14:paraId="4E8E5F00" w14:textId="77777777" w:rsidR="00BE682B" w:rsidRPr="005F3BAC" w:rsidRDefault="00BE682B" w:rsidP="00BE682B">
            <w:pPr>
              <w:rPr>
                <w:ins w:id="306" w:author="Hoan Ng" w:date="2017-03-20T22:18:00Z"/>
                <w:b/>
                <w:bCs/>
              </w:rPr>
            </w:pPr>
            <w:ins w:id="30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308" w:author="PHẠM ĐÌNH ANH VŨ" w:date="2019-07-06T01:18:00Z">
              <w:tcPr>
                <w:tcW w:w="960" w:type="dxa"/>
                <w:hideMark/>
              </w:tcPr>
            </w:tcPrChange>
          </w:tcPr>
          <w:p w14:paraId="46DF727E" w14:textId="77777777" w:rsidR="00BE682B" w:rsidRPr="005F3BAC" w:rsidRDefault="00BE682B" w:rsidP="00BE682B">
            <w:pPr>
              <w:rPr>
                <w:ins w:id="309" w:author="Hoan Ng" w:date="2017-03-20T22:18:00Z"/>
                <w:b/>
                <w:bCs/>
              </w:rPr>
            </w:pPr>
            <w:ins w:id="31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11" w:author="PHẠM ĐÌNH ANH VŨ" w:date="2019-07-06T01:18:00Z">
              <w:tcPr>
                <w:tcW w:w="960" w:type="dxa"/>
                <w:hideMark/>
              </w:tcPr>
            </w:tcPrChange>
          </w:tcPr>
          <w:p w14:paraId="05383068" w14:textId="77777777" w:rsidR="00BE682B" w:rsidRPr="005F3BAC" w:rsidRDefault="00BE682B" w:rsidP="00BE682B">
            <w:pPr>
              <w:rPr>
                <w:ins w:id="312" w:author="Hoan Ng" w:date="2017-03-20T22:18:00Z"/>
                <w:b/>
                <w:bCs/>
              </w:rPr>
            </w:pPr>
            <w:ins w:id="31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3D79FAD5" w14:textId="77777777" w:rsidTr="00294F04">
        <w:trPr>
          <w:trHeight w:val="300"/>
          <w:ins w:id="314" w:author="Hoan Ng" w:date="2017-03-20T22:18:00Z"/>
          <w:trPrChange w:id="315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316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0B6D8E67" w14:textId="77777777" w:rsidR="00BE682B" w:rsidRPr="005F3BAC" w:rsidRDefault="00BE682B" w:rsidP="00BE682B">
            <w:pPr>
              <w:rPr>
                <w:ins w:id="317" w:author="Hoan Ng" w:date="2017-03-20T22:18:00Z"/>
                <w:b/>
                <w:bCs/>
              </w:rPr>
            </w:pPr>
            <w:ins w:id="31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319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04FCBCDE" w14:textId="73483955" w:rsidR="00BE682B" w:rsidRPr="005F3BAC" w:rsidRDefault="00BE682B" w:rsidP="00BE682B">
            <w:pPr>
              <w:rPr>
                <w:ins w:id="320" w:author="Hoan Ng" w:date="2017-03-20T22:18:00Z"/>
                <w:b/>
                <w:bCs/>
              </w:rPr>
            </w:pPr>
            <w:ins w:id="321" w:author="Hoan Ng" w:date="2017-03-20T22:18:00Z">
              <w:r w:rsidRPr="005F3BAC">
                <w:rPr>
                  <w:b/>
                  <w:bCs/>
                </w:rPr>
                <w:t>3.2.</w:t>
              </w:r>
            </w:ins>
            <w:ins w:id="322" w:author="PHẠM ĐÌNH ANH VŨ" w:date="2019-07-06T01:10:00Z">
              <w:r>
                <w:rPr>
                  <w:b/>
                  <w:bCs/>
                </w:rPr>
                <w:t xml:space="preserve"> </w:t>
              </w:r>
              <w:r>
                <w:rPr>
                  <w:b/>
                  <w:bCs/>
                </w:rPr>
                <w:t>Thiết kế lớp – sơ đồ lớp mức thiết kế</w:t>
              </w:r>
            </w:ins>
          </w:p>
        </w:tc>
        <w:tc>
          <w:tcPr>
            <w:tcW w:w="1027" w:type="dxa"/>
            <w:hideMark/>
            <w:tcPrChange w:id="323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6EE65402" w14:textId="77777777" w:rsidR="00BE682B" w:rsidRPr="005F3BAC" w:rsidRDefault="00BE682B" w:rsidP="00BE682B">
            <w:pPr>
              <w:rPr>
                <w:ins w:id="324" w:author="Hoan Ng" w:date="2017-03-20T22:18:00Z"/>
                <w:b/>
                <w:bCs/>
              </w:rPr>
            </w:pPr>
            <w:ins w:id="32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326" w:author="PHẠM ĐÌNH ANH VŨ" w:date="2019-07-06T01:18:00Z">
              <w:tcPr>
                <w:tcW w:w="960" w:type="dxa"/>
                <w:hideMark/>
              </w:tcPr>
            </w:tcPrChange>
          </w:tcPr>
          <w:p w14:paraId="1531B5E2" w14:textId="77777777" w:rsidR="00BE682B" w:rsidRPr="005F3BAC" w:rsidRDefault="00BE682B" w:rsidP="00BE682B">
            <w:pPr>
              <w:rPr>
                <w:ins w:id="327" w:author="Hoan Ng" w:date="2017-03-20T22:18:00Z"/>
                <w:b/>
                <w:bCs/>
              </w:rPr>
            </w:pPr>
            <w:ins w:id="32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329" w:author="PHẠM ĐÌNH ANH VŨ" w:date="2019-07-06T01:18:00Z">
              <w:tcPr>
                <w:tcW w:w="960" w:type="dxa"/>
                <w:hideMark/>
              </w:tcPr>
            </w:tcPrChange>
          </w:tcPr>
          <w:p w14:paraId="2F1B5AF8" w14:textId="77777777" w:rsidR="00BE682B" w:rsidRPr="005F3BAC" w:rsidRDefault="00BE682B" w:rsidP="00BE682B">
            <w:pPr>
              <w:rPr>
                <w:ins w:id="330" w:author="Hoan Ng" w:date="2017-03-20T22:18:00Z"/>
                <w:b/>
                <w:bCs/>
              </w:rPr>
            </w:pPr>
            <w:ins w:id="33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32" w:author="PHẠM ĐÌNH ANH VŨ" w:date="2019-07-06T01:18:00Z">
              <w:tcPr>
                <w:tcW w:w="960" w:type="dxa"/>
                <w:hideMark/>
              </w:tcPr>
            </w:tcPrChange>
          </w:tcPr>
          <w:p w14:paraId="477DBAF4" w14:textId="77777777" w:rsidR="00BE682B" w:rsidRPr="005F3BAC" w:rsidRDefault="00BE682B" w:rsidP="00BE682B">
            <w:pPr>
              <w:rPr>
                <w:ins w:id="333" w:author="Hoan Ng" w:date="2017-03-20T22:18:00Z"/>
                <w:b/>
                <w:bCs/>
              </w:rPr>
            </w:pPr>
            <w:ins w:id="33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7BE206A1" w14:textId="77777777" w:rsidTr="00294F04">
        <w:trPr>
          <w:trHeight w:val="300"/>
          <w:ins w:id="335" w:author="Hoan Ng" w:date="2017-03-20T22:18:00Z"/>
          <w:trPrChange w:id="336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337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0B988F34" w14:textId="77777777" w:rsidR="00BE682B" w:rsidRPr="005F3BAC" w:rsidRDefault="00BE682B" w:rsidP="00BE682B">
            <w:pPr>
              <w:rPr>
                <w:ins w:id="338" w:author="Hoan Ng" w:date="2017-03-20T22:18:00Z"/>
                <w:b/>
                <w:bCs/>
              </w:rPr>
            </w:pPr>
            <w:ins w:id="3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340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76BA7EDA" w14:textId="2363B43E" w:rsidR="00BE682B" w:rsidRPr="005F3BAC" w:rsidRDefault="00BE682B" w:rsidP="00BE682B">
            <w:pPr>
              <w:rPr>
                <w:ins w:id="341" w:author="Hoan Ng" w:date="2017-03-20T22:18:00Z"/>
                <w:b/>
                <w:bCs/>
              </w:rPr>
            </w:pPr>
            <w:ins w:id="342" w:author="Hoan Ng" w:date="2017-03-20T22:18:00Z">
              <w:r w:rsidRPr="005F3BAC">
                <w:rPr>
                  <w:b/>
                  <w:bCs/>
                </w:rPr>
                <w:t>3.3.</w:t>
              </w:r>
            </w:ins>
            <w:ins w:id="343" w:author="PHẠM ĐÌNH ANH VŨ" w:date="2019-07-06T01:10:00Z">
              <w:r>
                <w:rPr>
                  <w:b/>
                  <w:bCs/>
                </w:rPr>
                <w:t xml:space="preserve"> </w:t>
              </w:r>
              <w:r>
                <w:rPr>
                  <w:b/>
                  <w:bCs/>
                </w:rPr>
                <w:t>Thiết kế lớp – sơ đồ lớp mức thiết kế</w:t>
              </w:r>
            </w:ins>
          </w:p>
        </w:tc>
        <w:tc>
          <w:tcPr>
            <w:tcW w:w="1027" w:type="dxa"/>
            <w:hideMark/>
            <w:tcPrChange w:id="344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6BA15D8A" w14:textId="77777777" w:rsidR="00BE682B" w:rsidRPr="005F3BAC" w:rsidRDefault="00BE682B" w:rsidP="00BE682B">
            <w:pPr>
              <w:rPr>
                <w:ins w:id="345" w:author="Hoan Ng" w:date="2017-03-20T22:18:00Z"/>
                <w:b/>
                <w:bCs/>
              </w:rPr>
            </w:pPr>
            <w:ins w:id="34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347" w:author="PHẠM ĐÌNH ANH VŨ" w:date="2019-07-06T01:18:00Z">
              <w:tcPr>
                <w:tcW w:w="960" w:type="dxa"/>
                <w:hideMark/>
              </w:tcPr>
            </w:tcPrChange>
          </w:tcPr>
          <w:p w14:paraId="288E6A26" w14:textId="77777777" w:rsidR="00BE682B" w:rsidRPr="005F3BAC" w:rsidRDefault="00BE682B" w:rsidP="00BE682B">
            <w:pPr>
              <w:rPr>
                <w:ins w:id="348" w:author="Hoan Ng" w:date="2017-03-20T22:18:00Z"/>
                <w:b/>
                <w:bCs/>
              </w:rPr>
            </w:pPr>
            <w:ins w:id="34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350" w:author="PHẠM ĐÌNH ANH VŨ" w:date="2019-07-06T01:18:00Z">
              <w:tcPr>
                <w:tcW w:w="960" w:type="dxa"/>
                <w:hideMark/>
              </w:tcPr>
            </w:tcPrChange>
          </w:tcPr>
          <w:p w14:paraId="7A8B06BF" w14:textId="77777777" w:rsidR="00BE682B" w:rsidRPr="005F3BAC" w:rsidRDefault="00BE682B" w:rsidP="00BE682B">
            <w:pPr>
              <w:rPr>
                <w:ins w:id="351" w:author="Hoan Ng" w:date="2017-03-20T22:18:00Z"/>
                <w:b/>
                <w:bCs/>
              </w:rPr>
            </w:pPr>
            <w:ins w:id="35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53" w:author="PHẠM ĐÌNH ANH VŨ" w:date="2019-07-06T01:18:00Z">
              <w:tcPr>
                <w:tcW w:w="960" w:type="dxa"/>
                <w:hideMark/>
              </w:tcPr>
            </w:tcPrChange>
          </w:tcPr>
          <w:p w14:paraId="428ED083" w14:textId="77777777" w:rsidR="00BE682B" w:rsidRPr="005F3BAC" w:rsidRDefault="00BE682B" w:rsidP="00BE682B">
            <w:pPr>
              <w:rPr>
                <w:ins w:id="354" w:author="Hoan Ng" w:date="2017-03-20T22:18:00Z"/>
                <w:b/>
                <w:bCs/>
              </w:rPr>
            </w:pPr>
            <w:ins w:id="3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66E35A29" w14:textId="77777777" w:rsidTr="00294F04">
        <w:trPr>
          <w:trHeight w:val="300"/>
          <w:ins w:id="356" w:author="Hoan Ng" w:date="2017-03-20T22:18:00Z"/>
          <w:trPrChange w:id="357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358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292554E9" w14:textId="77777777" w:rsidR="00BE682B" w:rsidRPr="005F3BAC" w:rsidRDefault="00BE682B" w:rsidP="00BE682B">
            <w:pPr>
              <w:rPr>
                <w:ins w:id="359" w:author="Hoan Ng" w:date="2017-03-20T22:18:00Z"/>
                <w:b/>
                <w:bCs/>
              </w:rPr>
            </w:pPr>
            <w:ins w:id="3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361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18374364" w14:textId="520763FF" w:rsidR="00BE682B" w:rsidRPr="005F3BAC" w:rsidRDefault="00BE682B" w:rsidP="00BE682B">
            <w:pPr>
              <w:rPr>
                <w:ins w:id="362" w:author="Hoan Ng" w:date="2017-03-20T22:18:00Z"/>
                <w:b/>
                <w:bCs/>
              </w:rPr>
            </w:pPr>
            <w:ins w:id="363" w:author="Hoan Ng" w:date="2017-03-20T22:18:00Z">
              <w:r w:rsidRPr="005F3BAC">
                <w:rPr>
                  <w:b/>
                  <w:bCs/>
                </w:rPr>
                <w:t>3.4</w:t>
              </w:r>
            </w:ins>
            <w:ins w:id="364" w:author="PHẠM ĐÌNH ANH VŨ" w:date="2019-07-06T01:10:00Z">
              <w:r>
                <w:rPr>
                  <w:b/>
                  <w:bCs/>
                </w:rPr>
                <w:t xml:space="preserve"> </w:t>
              </w:r>
              <w:r>
                <w:rPr>
                  <w:b/>
                  <w:bCs/>
                </w:rPr>
                <w:t>Thiết kế dữ liệu (RD)</w:t>
              </w:r>
            </w:ins>
          </w:p>
        </w:tc>
        <w:tc>
          <w:tcPr>
            <w:tcW w:w="1027" w:type="dxa"/>
            <w:hideMark/>
            <w:tcPrChange w:id="365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1B211784" w14:textId="77777777" w:rsidR="00BE682B" w:rsidRPr="005F3BAC" w:rsidRDefault="00BE682B" w:rsidP="00BE682B">
            <w:pPr>
              <w:rPr>
                <w:ins w:id="366" w:author="Hoan Ng" w:date="2017-03-20T22:18:00Z"/>
                <w:b/>
                <w:bCs/>
              </w:rPr>
            </w:pPr>
            <w:ins w:id="36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368" w:author="PHẠM ĐÌNH ANH VŨ" w:date="2019-07-06T01:18:00Z">
              <w:tcPr>
                <w:tcW w:w="960" w:type="dxa"/>
                <w:hideMark/>
              </w:tcPr>
            </w:tcPrChange>
          </w:tcPr>
          <w:p w14:paraId="5F8FE1AB" w14:textId="77777777" w:rsidR="00BE682B" w:rsidRPr="005F3BAC" w:rsidRDefault="00BE682B" w:rsidP="00BE682B">
            <w:pPr>
              <w:rPr>
                <w:ins w:id="369" w:author="Hoan Ng" w:date="2017-03-20T22:18:00Z"/>
                <w:b/>
                <w:bCs/>
              </w:rPr>
            </w:pPr>
            <w:ins w:id="37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371" w:author="PHẠM ĐÌNH ANH VŨ" w:date="2019-07-06T01:18:00Z">
              <w:tcPr>
                <w:tcW w:w="960" w:type="dxa"/>
                <w:hideMark/>
              </w:tcPr>
            </w:tcPrChange>
          </w:tcPr>
          <w:p w14:paraId="2DD1383C" w14:textId="77777777" w:rsidR="00BE682B" w:rsidRPr="005F3BAC" w:rsidRDefault="00BE682B" w:rsidP="00BE682B">
            <w:pPr>
              <w:rPr>
                <w:ins w:id="372" w:author="Hoan Ng" w:date="2017-03-20T22:18:00Z"/>
                <w:b/>
                <w:bCs/>
              </w:rPr>
            </w:pPr>
            <w:ins w:id="3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74" w:author="PHẠM ĐÌNH ANH VŨ" w:date="2019-07-06T01:18:00Z">
              <w:tcPr>
                <w:tcW w:w="960" w:type="dxa"/>
                <w:hideMark/>
              </w:tcPr>
            </w:tcPrChange>
          </w:tcPr>
          <w:p w14:paraId="4E672AD7" w14:textId="77777777" w:rsidR="00BE682B" w:rsidRPr="005F3BAC" w:rsidRDefault="00BE682B" w:rsidP="00BE682B">
            <w:pPr>
              <w:rPr>
                <w:ins w:id="375" w:author="Hoan Ng" w:date="2017-03-20T22:18:00Z"/>
                <w:b/>
                <w:bCs/>
              </w:rPr>
            </w:pPr>
            <w:ins w:id="37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0292CEE1" w14:textId="77777777" w:rsidTr="00294F04">
        <w:trPr>
          <w:trHeight w:val="300"/>
          <w:ins w:id="377" w:author="Hoan Ng" w:date="2017-03-20T22:18:00Z"/>
          <w:trPrChange w:id="378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379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3B06D1DA" w14:textId="77777777" w:rsidR="00BE682B" w:rsidRPr="005F3BAC" w:rsidRDefault="00BE682B" w:rsidP="00BE682B">
            <w:pPr>
              <w:rPr>
                <w:ins w:id="380" w:author="Hoan Ng" w:date="2017-03-20T22:18:00Z"/>
                <w:b/>
                <w:bCs/>
              </w:rPr>
            </w:pPr>
            <w:ins w:id="38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382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0FAD74CF" w14:textId="77777777" w:rsidR="00BE682B" w:rsidRPr="005F3BAC" w:rsidRDefault="00BE682B" w:rsidP="00BE682B">
            <w:pPr>
              <w:rPr>
                <w:ins w:id="383" w:author="Hoan Ng" w:date="2017-03-20T22:18:00Z"/>
                <w:b/>
                <w:bCs/>
              </w:rPr>
            </w:pPr>
            <w:ins w:id="384" w:author="Hoan Ng" w:date="2017-03-20T22:18:00Z">
              <w:r w:rsidRPr="005F3BAC">
                <w:rPr>
                  <w:b/>
                  <w:bCs/>
                </w:rPr>
                <w:t>Chương 4: Cài đặt</w:t>
              </w:r>
            </w:ins>
          </w:p>
        </w:tc>
        <w:tc>
          <w:tcPr>
            <w:tcW w:w="1027" w:type="dxa"/>
            <w:hideMark/>
            <w:tcPrChange w:id="385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0C66F029" w14:textId="59B9514C" w:rsidR="00BE682B" w:rsidRPr="005F3BAC" w:rsidRDefault="00BE682B" w:rsidP="00BE682B">
            <w:pPr>
              <w:rPr>
                <w:ins w:id="386" w:author="Hoan Ng" w:date="2017-03-20T22:18:00Z"/>
                <w:b/>
                <w:bCs/>
              </w:rPr>
            </w:pPr>
            <w:ins w:id="387" w:author="Hoan Ng" w:date="2017-03-20T22:18:00Z">
              <w:del w:id="388" w:author="PHẠM ĐÌNH ANH VŨ" w:date="2019-07-06T01:08:00Z">
                <w:r w:rsidRPr="005F3BAC" w:rsidDel="00BE682B">
                  <w:rPr>
                    <w:b/>
                    <w:bCs/>
                  </w:rPr>
                  <w:delText> </w:delText>
                </w:r>
              </w:del>
            </w:ins>
            <w:ins w:id="389" w:author="PHẠM ĐÌNH ANH VŨ" w:date="2019-07-06T01:08:00Z">
              <w:r>
                <w:rPr>
                  <w:b/>
                  <w:bCs/>
                </w:rPr>
                <w:t>7</w:t>
              </w:r>
            </w:ins>
          </w:p>
        </w:tc>
        <w:tc>
          <w:tcPr>
            <w:tcW w:w="1091" w:type="dxa"/>
            <w:hideMark/>
            <w:tcPrChange w:id="390" w:author="PHẠM ĐÌNH ANH VŨ" w:date="2019-07-06T01:18:00Z">
              <w:tcPr>
                <w:tcW w:w="960" w:type="dxa"/>
                <w:hideMark/>
              </w:tcPr>
            </w:tcPrChange>
          </w:tcPr>
          <w:p w14:paraId="641808E5" w14:textId="485AB999" w:rsidR="00BE682B" w:rsidRPr="005F3BAC" w:rsidRDefault="00BE682B" w:rsidP="00BE682B">
            <w:pPr>
              <w:rPr>
                <w:ins w:id="391" w:author="Hoan Ng" w:date="2017-03-20T22:18:00Z"/>
                <w:b/>
                <w:bCs/>
              </w:rPr>
            </w:pPr>
            <w:ins w:id="392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393" w:author="PHẠM ĐÌNH ANH VŨ" w:date="2019-07-06T01:07:00Z"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394" w:author="PHẠM ĐÌNH ANH VŨ" w:date="2019-07-06T01:18:00Z">
              <w:tcPr>
                <w:tcW w:w="960" w:type="dxa"/>
                <w:hideMark/>
              </w:tcPr>
            </w:tcPrChange>
          </w:tcPr>
          <w:p w14:paraId="091A1548" w14:textId="6906A55C" w:rsidR="00BE682B" w:rsidRPr="005F3BAC" w:rsidRDefault="00BE682B" w:rsidP="00BE682B">
            <w:pPr>
              <w:rPr>
                <w:ins w:id="395" w:author="Hoan Ng" w:date="2017-03-20T22:18:00Z"/>
                <w:b/>
                <w:bCs/>
              </w:rPr>
            </w:pPr>
            <w:ins w:id="396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397" w:author="PHẠM ĐÌNH ANH VŨ" w:date="2019-07-06T01:14:00Z">
              <w:r w:rsidR="00294F04">
                <w:rPr>
                  <w:b/>
                  <w:bCs/>
                </w:rPr>
                <w:t>100%</w:t>
              </w:r>
            </w:ins>
          </w:p>
        </w:tc>
        <w:tc>
          <w:tcPr>
            <w:tcW w:w="790" w:type="dxa"/>
            <w:hideMark/>
            <w:tcPrChange w:id="398" w:author="PHẠM ĐÌNH ANH VŨ" w:date="2019-07-06T01:18:00Z">
              <w:tcPr>
                <w:tcW w:w="960" w:type="dxa"/>
                <w:hideMark/>
              </w:tcPr>
            </w:tcPrChange>
          </w:tcPr>
          <w:p w14:paraId="48AF27B3" w14:textId="77777777" w:rsidR="00BE682B" w:rsidRPr="005F3BAC" w:rsidRDefault="00BE682B" w:rsidP="00BE682B">
            <w:pPr>
              <w:rPr>
                <w:ins w:id="399" w:author="Hoan Ng" w:date="2017-03-20T22:18:00Z"/>
                <w:b/>
                <w:bCs/>
              </w:rPr>
            </w:pPr>
            <w:ins w:id="4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2474AC26" w14:textId="77777777" w:rsidTr="00294F04">
        <w:trPr>
          <w:trHeight w:val="300"/>
          <w:ins w:id="401" w:author="Hoan Ng" w:date="2017-03-20T22:18:00Z"/>
          <w:trPrChange w:id="402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403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551740D7" w14:textId="77777777" w:rsidR="00BE682B" w:rsidRPr="005F3BAC" w:rsidRDefault="00BE682B" w:rsidP="00BE682B">
            <w:pPr>
              <w:rPr>
                <w:ins w:id="404" w:author="Hoan Ng" w:date="2017-03-20T22:18:00Z"/>
                <w:b/>
                <w:bCs/>
              </w:rPr>
            </w:pPr>
            <w:ins w:id="40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406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781F4D4C" w14:textId="230D386A" w:rsidR="00BE682B" w:rsidRPr="005F3BAC" w:rsidRDefault="00BE682B" w:rsidP="00BE682B">
            <w:pPr>
              <w:rPr>
                <w:ins w:id="407" w:author="Hoan Ng" w:date="2017-03-20T22:18:00Z"/>
                <w:b/>
                <w:bCs/>
              </w:rPr>
            </w:pPr>
            <w:ins w:id="408" w:author="Hoan Ng" w:date="2017-03-20T22:18:00Z">
              <w:r w:rsidRPr="005F3BAC">
                <w:rPr>
                  <w:b/>
                  <w:bCs/>
                </w:rPr>
                <w:t>4.1.</w:t>
              </w:r>
            </w:ins>
            <w:ins w:id="409" w:author="PHẠM ĐÌNH ANH VŨ" w:date="2019-07-06T01:10:00Z">
              <w:r>
                <w:rPr>
                  <w:b/>
                  <w:bCs/>
                </w:rPr>
                <w:t xml:space="preserve"> </w:t>
              </w:r>
              <w:r>
                <w:rPr>
                  <w:b/>
                  <w:bCs/>
                </w:rPr>
                <w:t>Công nghệ sử dụng</w:t>
              </w:r>
            </w:ins>
          </w:p>
        </w:tc>
        <w:tc>
          <w:tcPr>
            <w:tcW w:w="1027" w:type="dxa"/>
            <w:hideMark/>
            <w:tcPrChange w:id="410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63E5619B" w14:textId="77777777" w:rsidR="00BE682B" w:rsidRPr="005F3BAC" w:rsidRDefault="00BE682B" w:rsidP="00BE682B">
            <w:pPr>
              <w:rPr>
                <w:ins w:id="411" w:author="Hoan Ng" w:date="2017-03-20T22:18:00Z"/>
                <w:b/>
                <w:bCs/>
              </w:rPr>
            </w:pPr>
            <w:ins w:id="41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413" w:author="PHẠM ĐÌNH ANH VŨ" w:date="2019-07-06T01:18:00Z">
              <w:tcPr>
                <w:tcW w:w="960" w:type="dxa"/>
                <w:hideMark/>
              </w:tcPr>
            </w:tcPrChange>
          </w:tcPr>
          <w:p w14:paraId="71DE6108" w14:textId="77777777" w:rsidR="00BE682B" w:rsidRPr="005F3BAC" w:rsidRDefault="00BE682B" w:rsidP="00BE682B">
            <w:pPr>
              <w:rPr>
                <w:ins w:id="414" w:author="Hoan Ng" w:date="2017-03-20T22:18:00Z"/>
                <w:b/>
                <w:bCs/>
              </w:rPr>
            </w:pPr>
            <w:ins w:id="4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416" w:author="PHẠM ĐÌNH ANH VŨ" w:date="2019-07-06T01:18:00Z">
              <w:tcPr>
                <w:tcW w:w="960" w:type="dxa"/>
                <w:hideMark/>
              </w:tcPr>
            </w:tcPrChange>
          </w:tcPr>
          <w:p w14:paraId="7B3D550E" w14:textId="77777777" w:rsidR="00BE682B" w:rsidRPr="005F3BAC" w:rsidRDefault="00BE682B" w:rsidP="00BE682B">
            <w:pPr>
              <w:rPr>
                <w:ins w:id="417" w:author="Hoan Ng" w:date="2017-03-20T22:18:00Z"/>
                <w:b/>
                <w:bCs/>
              </w:rPr>
            </w:pPr>
            <w:ins w:id="41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19" w:author="PHẠM ĐÌNH ANH VŨ" w:date="2019-07-06T01:18:00Z">
              <w:tcPr>
                <w:tcW w:w="960" w:type="dxa"/>
                <w:hideMark/>
              </w:tcPr>
            </w:tcPrChange>
          </w:tcPr>
          <w:p w14:paraId="7AF502AD" w14:textId="77777777" w:rsidR="00BE682B" w:rsidRPr="005F3BAC" w:rsidRDefault="00BE682B" w:rsidP="00BE682B">
            <w:pPr>
              <w:rPr>
                <w:ins w:id="420" w:author="Hoan Ng" w:date="2017-03-20T22:18:00Z"/>
                <w:b/>
                <w:bCs/>
              </w:rPr>
            </w:pPr>
            <w:ins w:id="4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5DCD9365" w14:textId="77777777" w:rsidTr="00294F04">
        <w:trPr>
          <w:trHeight w:val="300"/>
          <w:ins w:id="422" w:author="Hoan Ng" w:date="2017-03-20T22:18:00Z"/>
          <w:trPrChange w:id="423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424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2AFCE6AD" w14:textId="77777777" w:rsidR="00BE682B" w:rsidRPr="005F3BAC" w:rsidRDefault="00BE682B" w:rsidP="00BE682B">
            <w:pPr>
              <w:rPr>
                <w:ins w:id="425" w:author="Hoan Ng" w:date="2017-03-20T22:18:00Z"/>
                <w:b/>
                <w:bCs/>
              </w:rPr>
            </w:pPr>
            <w:ins w:id="42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427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432A4F84" w14:textId="1E210256" w:rsidR="00BE682B" w:rsidRPr="005F3BAC" w:rsidRDefault="00BE682B" w:rsidP="00BE682B">
            <w:pPr>
              <w:rPr>
                <w:ins w:id="428" w:author="Hoan Ng" w:date="2017-03-20T22:18:00Z"/>
                <w:b/>
                <w:bCs/>
              </w:rPr>
            </w:pPr>
            <w:ins w:id="429" w:author="Hoan Ng" w:date="2017-03-20T22:18:00Z">
              <w:r w:rsidRPr="005F3BAC">
                <w:rPr>
                  <w:b/>
                  <w:bCs/>
                </w:rPr>
                <w:t>4.2.</w:t>
              </w:r>
            </w:ins>
            <w:ins w:id="430" w:author="PHẠM ĐÌNH ANH VŨ" w:date="2019-07-06T01:10:00Z">
              <w:r>
                <w:rPr>
                  <w:b/>
                  <w:bCs/>
                </w:rPr>
                <w:t xml:space="preserve"> </w:t>
              </w:r>
              <w:r>
                <w:rPr>
                  <w:b/>
                  <w:bCs/>
                </w:rPr>
                <w:t>Vấn đề khi cài đặt</w:t>
              </w:r>
            </w:ins>
          </w:p>
        </w:tc>
        <w:tc>
          <w:tcPr>
            <w:tcW w:w="1027" w:type="dxa"/>
            <w:hideMark/>
            <w:tcPrChange w:id="431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49395E88" w14:textId="77777777" w:rsidR="00BE682B" w:rsidRPr="005F3BAC" w:rsidRDefault="00BE682B" w:rsidP="00BE682B">
            <w:pPr>
              <w:rPr>
                <w:ins w:id="432" w:author="Hoan Ng" w:date="2017-03-20T22:18:00Z"/>
                <w:b/>
                <w:bCs/>
              </w:rPr>
            </w:pPr>
            <w:ins w:id="4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434" w:author="PHẠM ĐÌNH ANH VŨ" w:date="2019-07-06T01:18:00Z">
              <w:tcPr>
                <w:tcW w:w="960" w:type="dxa"/>
                <w:hideMark/>
              </w:tcPr>
            </w:tcPrChange>
          </w:tcPr>
          <w:p w14:paraId="38EC709B" w14:textId="77777777" w:rsidR="00BE682B" w:rsidRPr="005F3BAC" w:rsidRDefault="00BE682B" w:rsidP="00BE682B">
            <w:pPr>
              <w:rPr>
                <w:ins w:id="435" w:author="Hoan Ng" w:date="2017-03-20T22:18:00Z"/>
                <w:b/>
                <w:bCs/>
              </w:rPr>
            </w:pPr>
            <w:ins w:id="4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437" w:author="PHẠM ĐÌNH ANH VŨ" w:date="2019-07-06T01:18:00Z">
              <w:tcPr>
                <w:tcW w:w="960" w:type="dxa"/>
                <w:hideMark/>
              </w:tcPr>
            </w:tcPrChange>
          </w:tcPr>
          <w:p w14:paraId="61A8C50C" w14:textId="77777777" w:rsidR="00BE682B" w:rsidRPr="005F3BAC" w:rsidRDefault="00BE682B" w:rsidP="00BE682B">
            <w:pPr>
              <w:rPr>
                <w:ins w:id="438" w:author="Hoan Ng" w:date="2017-03-20T22:18:00Z"/>
                <w:b/>
                <w:bCs/>
              </w:rPr>
            </w:pPr>
            <w:ins w:id="4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40" w:author="PHẠM ĐÌNH ANH VŨ" w:date="2019-07-06T01:18:00Z">
              <w:tcPr>
                <w:tcW w:w="960" w:type="dxa"/>
                <w:hideMark/>
              </w:tcPr>
            </w:tcPrChange>
          </w:tcPr>
          <w:p w14:paraId="229C35ED" w14:textId="77777777" w:rsidR="00BE682B" w:rsidRPr="005F3BAC" w:rsidRDefault="00BE682B" w:rsidP="00BE682B">
            <w:pPr>
              <w:rPr>
                <w:ins w:id="441" w:author="Hoan Ng" w:date="2017-03-20T22:18:00Z"/>
                <w:b/>
                <w:bCs/>
              </w:rPr>
            </w:pPr>
            <w:ins w:id="4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406C40F0" w14:textId="77777777" w:rsidTr="00294F04">
        <w:trPr>
          <w:trHeight w:val="300"/>
          <w:ins w:id="443" w:author="Hoan Ng" w:date="2017-03-20T22:18:00Z"/>
          <w:trPrChange w:id="444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445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329C82C7" w14:textId="77777777" w:rsidR="00BE682B" w:rsidRPr="005F3BAC" w:rsidRDefault="00BE682B" w:rsidP="00BE682B">
            <w:pPr>
              <w:rPr>
                <w:ins w:id="446" w:author="Hoan Ng" w:date="2017-03-20T22:18:00Z"/>
                <w:b/>
                <w:bCs/>
              </w:rPr>
            </w:pPr>
            <w:ins w:id="44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448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3951D426" w14:textId="1665EA84" w:rsidR="00BE682B" w:rsidRPr="005F3BAC" w:rsidRDefault="00BE682B" w:rsidP="00BE682B">
            <w:pPr>
              <w:rPr>
                <w:ins w:id="449" w:author="Hoan Ng" w:date="2017-03-20T22:18:00Z"/>
                <w:b/>
                <w:bCs/>
              </w:rPr>
            </w:pPr>
            <w:ins w:id="450" w:author="Hoan Ng" w:date="2017-03-20T22:18:00Z">
              <w:r w:rsidRPr="005F3BAC">
                <w:rPr>
                  <w:b/>
                  <w:bCs/>
                </w:rPr>
                <w:t>4.3</w:t>
              </w:r>
            </w:ins>
            <w:ins w:id="451" w:author="PHẠM ĐÌNH ANH VŨ" w:date="2019-07-06T01:10:00Z">
              <w:r>
                <w:rPr>
                  <w:b/>
                  <w:bCs/>
                </w:rPr>
                <w:t xml:space="preserve"> </w:t>
              </w:r>
              <w:r>
                <w:rPr>
                  <w:b/>
                  <w:bCs/>
                </w:rPr>
                <w:t>Mô hình giải pháp &amp; kỹ thuật</w:t>
              </w:r>
            </w:ins>
          </w:p>
        </w:tc>
        <w:tc>
          <w:tcPr>
            <w:tcW w:w="1027" w:type="dxa"/>
            <w:hideMark/>
            <w:tcPrChange w:id="452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13449711" w14:textId="77777777" w:rsidR="00BE682B" w:rsidRPr="005F3BAC" w:rsidRDefault="00BE682B" w:rsidP="00BE682B">
            <w:pPr>
              <w:rPr>
                <w:ins w:id="453" w:author="Hoan Ng" w:date="2017-03-20T22:18:00Z"/>
                <w:b/>
                <w:bCs/>
              </w:rPr>
            </w:pPr>
            <w:ins w:id="45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455" w:author="PHẠM ĐÌNH ANH VŨ" w:date="2019-07-06T01:18:00Z">
              <w:tcPr>
                <w:tcW w:w="960" w:type="dxa"/>
                <w:hideMark/>
              </w:tcPr>
            </w:tcPrChange>
          </w:tcPr>
          <w:p w14:paraId="496411CF" w14:textId="77777777" w:rsidR="00BE682B" w:rsidRPr="005F3BAC" w:rsidRDefault="00BE682B" w:rsidP="00BE682B">
            <w:pPr>
              <w:rPr>
                <w:ins w:id="456" w:author="Hoan Ng" w:date="2017-03-20T22:18:00Z"/>
                <w:b/>
                <w:bCs/>
              </w:rPr>
            </w:pPr>
            <w:ins w:id="4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458" w:author="PHẠM ĐÌNH ANH VŨ" w:date="2019-07-06T01:18:00Z">
              <w:tcPr>
                <w:tcW w:w="960" w:type="dxa"/>
                <w:hideMark/>
              </w:tcPr>
            </w:tcPrChange>
          </w:tcPr>
          <w:p w14:paraId="1F0C199A" w14:textId="77777777" w:rsidR="00BE682B" w:rsidRPr="005F3BAC" w:rsidRDefault="00BE682B" w:rsidP="00BE682B">
            <w:pPr>
              <w:rPr>
                <w:ins w:id="459" w:author="Hoan Ng" w:date="2017-03-20T22:18:00Z"/>
                <w:b/>
                <w:bCs/>
              </w:rPr>
            </w:pPr>
            <w:ins w:id="4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61" w:author="PHẠM ĐÌNH ANH VŨ" w:date="2019-07-06T01:18:00Z">
              <w:tcPr>
                <w:tcW w:w="960" w:type="dxa"/>
                <w:hideMark/>
              </w:tcPr>
            </w:tcPrChange>
          </w:tcPr>
          <w:p w14:paraId="2E3EF5E6" w14:textId="77777777" w:rsidR="00BE682B" w:rsidRPr="005F3BAC" w:rsidRDefault="00BE682B" w:rsidP="00BE682B">
            <w:pPr>
              <w:rPr>
                <w:ins w:id="462" w:author="Hoan Ng" w:date="2017-03-20T22:18:00Z"/>
                <w:b/>
                <w:bCs/>
              </w:rPr>
            </w:pPr>
            <w:ins w:id="46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21C807D0" w14:textId="77777777" w:rsidTr="00294F04">
        <w:trPr>
          <w:trHeight w:val="300"/>
          <w:ins w:id="464" w:author="Hoan Ng" w:date="2017-03-20T22:18:00Z"/>
          <w:trPrChange w:id="465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466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1403FC80" w14:textId="77777777" w:rsidR="00BE682B" w:rsidRPr="005F3BAC" w:rsidRDefault="00BE682B" w:rsidP="00BE682B">
            <w:pPr>
              <w:rPr>
                <w:ins w:id="467" w:author="Hoan Ng" w:date="2017-03-20T22:18:00Z"/>
                <w:b/>
                <w:bCs/>
              </w:rPr>
            </w:pPr>
            <w:ins w:id="46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469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77FA6EA6" w14:textId="77777777" w:rsidR="00BE682B" w:rsidRPr="005F3BAC" w:rsidRDefault="00BE682B" w:rsidP="00BE682B">
            <w:pPr>
              <w:rPr>
                <w:ins w:id="470" w:author="Hoan Ng" w:date="2017-03-20T22:18:00Z"/>
                <w:b/>
                <w:bCs/>
              </w:rPr>
            </w:pPr>
            <w:ins w:id="471" w:author="Hoan Ng" w:date="2017-03-20T22:18:00Z">
              <w:r w:rsidRPr="005F3BAC">
                <w:rPr>
                  <w:b/>
                  <w:bCs/>
                </w:rPr>
                <w:t>Chương 5: Kiểm thử</w:t>
              </w:r>
            </w:ins>
          </w:p>
        </w:tc>
        <w:tc>
          <w:tcPr>
            <w:tcW w:w="1027" w:type="dxa"/>
            <w:hideMark/>
            <w:tcPrChange w:id="472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5D73C054" w14:textId="77777777" w:rsidR="00BE682B" w:rsidRPr="005F3BAC" w:rsidRDefault="00BE682B" w:rsidP="00BE682B">
            <w:pPr>
              <w:rPr>
                <w:ins w:id="473" w:author="Hoan Ng" w:date="2017-03-20T22:18:00Z"/>
                <w:b/>
                <w:bCs/>
              </w:rPr>
            </w:pPr>
            <w:ins w:id="47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475" w:author="PHẠM ĐÌNH ANH VŨ" w:date="2019-07-06T01:18:00Z">
              <w:tcPr>
                <w:tcW w:w="960" w:type="dxa"/>
                <w:hideMark/>
              </w:tcPr>
            </w:tcPrChange>
          </w:tcPr>
          <w:p w14:paraId="3CA63141" w14:textId="07A32888" w:rsidR="00BE682B" w:rsidRPr="005F3BAC" w:rsidRDefault="00BE682B" w:rsidP="00BE682B">
            <w:pPr>
              <w:rPr>
                <w:ins w:id="476" w:author="Hoan Ng" w:date="2017-03-20T22:18:00Z"/>
                <w:b/>
                <w:bCs/>
              </w:rPr>
            </w:pPr>
            <w:ins w:id="477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478" w:author="PHẠM ĐÌNH ANH VŨ" w:date="2019-07-06T01:10:00Z"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479" w:author="PHẠM ĐÌNH ANH VŨ" w:date="2019-07-06T01:18:00Z">
              <w:tcPr>
                <w:tcW w:w="960" w:type="dxa"/>
                <w:hideMark/>
              </w:tcPr>
            </w:tcPrChange>
          </w:tcPr>
          <w:p w14:paraId="4EBC632E" w14:textId="58525F07" w:rsidR="00BE682B" w:rsidRPr="005F3BAC" w:rsidRDefault="00BE682B" w:rsidP="00BE682B">
            <w:pPr>
              <w:rPr>
                <w:ins w:id="480" w:author="Hoan Ng" w:date="2017-03-20T22:18:00Z"/>
                <w:b/>
                <w:bCs/>
              </w:rPr>
            </w:pPr>
            <w:ins w:id="481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482" w:author="PHẠM ĐÌNH ANH VŨ" w:date="2019-07-06T01:14:00Z">
              <w:r w:rsidR="00294F04">
                <w:rPr>
                  <w:b/>
                  <w:bCs/>
                </w:rPr>
                <w:t>100%</w:t>
              </w:r>
            </w:ins>
          </w:p>
        </w:tc>
        <w:tc>
          <w:tcPr>
            <w:tcW w:w="790" w:type="dxa"/>
            <w:hideMark/>
            <w:tcPrChange w:id="483" w:author="PHẠM ĐÌNH ANH VŨ" w:date="2019-07-06T01:18:00Z">
              <w:tcPr>
                <w:tcW w:w="960" w:type="dxa"/>
                <w:hideMark/>
              </w:tcPr>
            </w:tcPrChange>
          </w:tcPr>
          <w:p w14:paraId="2C35AA03" w14:textId="77777777" w:rsidR="00BE682B" w:rsidRPr="005F3BAC" w:rsidRDefault="00BE682B" w:rsidP="00BE682B">
            <w:pPr>
              <w:rPr>
                <w:ins w:id="484" w:author="Hoan Ng" w:date="2017-03-20T22:18:00Z"/>
                <w:b/>
                <w:bCs/>
              </w:rPr>
            </w:pPr>
            <w:ins w:id="4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196FFD71" w14:textId="77777777" w:rsidTr="00294F04">
        <w:trPr>
          <w:trHeight w:val="300"/>
          <w:ins w:id="486" w:author="Hoan Ng" w:date="2017-03-20T22:18:00Z"/>
          <w:trPrChange w:id="487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488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11E07E6C" w14:textId="77777777" w:rsidR="00BE682B" w:rsidRPr="005F3BAC" w:rsidRDefault="00BE682B" w:rsidP="00BE682B">
            <w:pPr>
              <w:rPr>
                <w:ins w:id="489" w:author="Hoan Ng" w:date="2017-03-20T22:18:00Z"/>
                <w:b/>
                <w:bCs/>
              </w:rPr>
            </w:pPr>
            <w:ins w:id="49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491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6C5EB020" w14:textId="77777777" w:rsidR="00BE682B" w:rsidRPr="005F3BAC" w:rsidRDefault="00BE682B" w:rsidP="00BE682B">
            <w:pPr>
              <w:rPr>
                <w:ins w:id="492" w:author="Hoan Ng" w:date="2017-03-20T22:18:00Z"/>
                <w:b/>
                <w:bCs/>
              </w:rPr>
            </w:pPr>
            <w:ins w:id="493" w:author="Hoan Ng" w:date="2017-03-20T22:18:00Z">
              <w:r w:rsidRPr="005F3BAC">
                <w:rPr>
                  <w:b/>
                  <w:bCs/>
                </w:rPr>
                <w:t>Chương 6: Kết luận</w:t>
              </w:r>
            </w:ins>
          </w:p>
        </w:tc>
        <w:tc>
          <w:tcPr>
            <w:tcW w:w="1027" w:type="dxa"/>
            <w:hideMark/>
            <w:tcPrChange w:id="494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0797B2FD" w14:textId="77777777" w:rsidR="00BE682B" w:rsidRPr="005F3BAC" w:rsidRDefault="00BE682B" w:rsidP="00BE682B">
            <w:pPr>
              <w:rPr>
                <w:ins w:id="495" w:author="Hoan Ng" w:date="2017-03-20T22:18:00Z"/>
                <w:b/>
                <w:bCs/>
              </w:rPr>
            </w:pPr>
            <w:ins w:id="49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497" w:author="PHẠM ĐÌNH ANH VŨ" w:date="2019-07-06T01:18:00Z">
              <w:tcPr>
                <w:tcW w:w="960" w:type="dxa"/>
                <w:hideMark/>
              </w:tcPr>
            </w:tcPrChange>
          </w:tcPr>
          <w:p w14:paraId="61BA5505" w14:textId="77777777" w:rsidR="00BE682B" w:rsidRPr="005F3BAC" w:rsidRDefault="00BE682B" w:rsidP="00BE682B">
            <w:pPr>
              <w:rPr>
                <w:ins w:id="498" w:author="Hoan Ng" w:date="2017-03-20T22:18:00Z"/>
                <w:b/>
                <w:bCs/>
              </w:rPr>
            </w:pPr>
            <w:ins w:id="49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500" w:author="PHẠM ĐÌNH ANH VŨ" w:date="2019-07-06T01:18:00Z">
              <w:tcPr>
                <w:tcW w:w="960" w:type="dxa"/>
                <w:hideMark/>
              </w:tcPr>
            </w:tcPrChange>
          </w:tcPr>
          <w:p w14:paraId="445C9B19" w14:textId="4CEFC130" w:rsidR="00BE682B" w:rsidRPr="005F3BAC" w:rsidRDefault="00BE682B" w:rsidP="00BE682B">
            <w:pPr>
              <w:rPr>
                <w:ins w:id="501" w:author="Hoan Ng" w:date="2017-03-20T22:18:00Z"/>
                <w:b/>
                <w:bCs/>
              </w:rPr>
            </w:pPr>
            <w:ins w:id="502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03" w:author="PHẠM ĐÌNH ANH VŨ" w:date="2019-07-06T01:14:00Z">
              <w:r w:rsidR="00294F04">
                <w:rPr>
                  <w:b/>
                  <w:bCs/>
                </w:rPr>
                <w:t>100%</w:t>
              </w:r>
            </w:ins>
          </w:p>
        </w:tc>
        <w:tc>
          <w:tcPr>
            <w:tcW w:w="790" w:type="dxa"/>
            <w:hideMark/>
            <w:tcPrChange w:id="504" w:author="PHẠM ĐÌNH ANH VŨ" w:date="2019-07-06T01:18:00Z">
              <w:tcPr>
                <w:tcW w:w="960" w:type="dxa"/>
                <w:hideMark/>
              </w:tcPr>
            </w:tcPrChange>
          </w:tcPr>
          <w:p w14:paraId="2FB6F8B5" w14:textId="77777777" w:rsidR="00BE682B" w:rsidRPr="005F3BAC" w:rsidRDefault="00BE682B" w:rsidP="00BE682B">
            <w:pPr>
              <w:rPr>
                <w:ins w:id="505" w:author="Hoan Ng" w:date="2017-03-20T22:18:00Z"/>
                <w:b/>
                <w:bCs/>
              </w:rPr>
            </w:pPr>
            <w:ins w:id="5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4A16D28F" w14:textId="77777777" w:rsidTr="00294F04">
        <w:trPr>
          <w:trHeight w:val="300"/>
          <w:ins w:id="507" w:author="Hoan Ng" w:date="2017-03-20T22:18:00Z"/>
          <w:trPrChange w:id="508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509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785A88AD" w14:textId="77777777" w:rsidR="00BE682B" w:rsidRPr="005F3BAC" w:rsidRDefault="00BE682B" w:rsidP="00BE682B">
            <w:pPr>
              <w:rPr>
                <w:ins w:id="510" w:author="Hoan Ng" w:date="2017-03-20T22:18:00Z"/>
                <w:b/>
                <w:bCs/>
              </w:rPr>
            </w:pPr>
            <w:ins w:id="51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512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443A50A1" w14:textId="77777777" w:rsidR="00BE682B" w:rsidRPr="005F3BAC" w:rsidRDefault="00BE682B" w:rsidP="00BE682B">
            <w:pPr>
              <w:rPr>
                <w:ins w:id="513" w:author="Hoan Ng" w:date="2017-03-20T22:18:00Z"/>
                <w:b/>
                <w:bCs/>
              </w:rPr>
            </w:pPr>
            <w:ins w:id="514" w:author="Hoan Ng" w:date="2017-03-20T22:18:00Z">
              <w:r w:rsidRPr="005F3BAC">
                <w:rPr>
                  <w:b/>
                  <w:bCs/>
                </w:rPr>
                <w:t>Tài liệu tham khảo</w:t>
              </w:r>
            </w:ins>
          </w:p>
        </w:tc>
        <w:tc>
          <w:tcPr>
            <w:tcW w:w="1027" w:type="dxa"/>
            <w:hideMark/>
            <w:tcPrChange w:id="515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0C340D07" w14:textId="77777777" w:rsidR="00BE682B" w:rsidRPr="005F3BAC" w:rsidRDefault="00BE682B" w:rsidP="00BE682B">
            <w:pPr>
              <w:rPr>
                <w:ins w:id="516" w:author="Hoan Ng" w:date="2017-03-20T22:18:00Z"/>
                <w:b/>
                <w:bCs/>
              </w:rPr>
            </w:pPr>
            <w:ins w:id="51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518" w:author="PHẠM ĐÌNH ANH VŨ" w:date="2019-07-06T01:18:00Z">
              <w:tcPr>
                <w:tcW w:w="960" w:type="dxa"/>
                <w:hideMark/>
              </w:tcPr>
            </w:tcPrChange>
          </w:tcPr>
          <w:p w14:paraId="43E48588" w14:textId="77777777" w:rsidR="00BE682B" w:rsidRPr="005F3BAC" w:rsidRDefault="00BE682B" w:rsidP="00BE682B">
            <w:pPr>
              <w:rPr>
                <w:ins w:id="519" w:author="Hoan Ng" w:date="2017-03-20T22:18:00Z"/>
                <w:b/>
                <w:bCs/>
              </w:rPr>
            </w:pPr>
            <w:ins w:id="52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521" w:author="PHẠM ĐÌNH ANH VŨ" w:date="2019-07-06T01:18:00Z">
              <w:tcPr>
                <w:tcW w:w="960" w:type="dxa"/>
                <w:hideMark/>
              </w:tcPr>
            </w:tcPrChange>
          </w:tcPr>
          <w:p w14:paraId="30E390E4" w14:textId="77777777" w:rsidR="00BE682B" w:rsidRPr="005F3BAC" w:rsidRDefault="00BE682B" w:rsidP="00BE682B">
            <w:pPr>
              <w:rPr>
                <w:ins w:id="522" w:author="Hoan Ng" w:date="2017-03-20T22:18:00Z"/>
                <w:b/>
                <w:bCs/>
              </w:rPr>
            </w:pPr>
            <w:ins w:id="5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24" w:author="PHẠM ĐÌNH ANH VŨ" w:date="2019-07-06T01:18:00Z">
              <w:tcPr>
                <w:tcW w:w="960" w:type="dxa"/>
                <w:hideMark/>
              </w:tcPr>
            </w:tcPrChange>
          </w:tcPr>
          <w:p w14:paraId="253A568B" w14:textId="77777777" w:rsidR="00BE682B" w:rsidRPr="005F3BAC" w:rsidRDefault="00BE682B" w:rsidP="00BE682B">
            <w:pPr>
              <w:rPr>
                <w:ins w:id="525" w:author="Hoan Ng" w:date="2017-03-20T22:18:00Z"/>
                <w:b/>
                <w:bCs/>
              </w:rPr>
            </w:pPr>
            <w:ins w:id="52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41DB5002" w14:textId="77777777" w:rsidTr="005F3BAC">
        <w:trPr>
          <w:trHeight w:val="300"/>
          <w:ins w:id="527" w:author="Hoan Ng" w:date="2017-03-20T22:18:00Z"/>
          <w:trPrChange w:id="528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529" w:author="Hoan Ng" w:date="2017-03-20T22:19:00Z">
              <w:tcPr>
                <w:tcW w:w="15320" w:type="dxa"/>
                <w:gridSpan w:val="9"/>
                <w:hideMark/>
              </w:tcPr>
            </w:tcPrChange>
          </w:tcPr>
          <w:p w14:paraId="68989D66" w14:textId="77777777" w:rsidR="00BE682B" w:rsidRPr="005F3BAC" w:rsidRDefault="00BE682B" w:rsidP="00BE682B">
            <w:pPr>
              <w:rPr>
                <w:ins w:id="530" w:author="Hoan Ng" w:date="2017-03-20T22:18:00Z"/>
                <w:b/>
                <w:bCs/>
              </w:rPr>
            </w:pPr>
            <w:ins w:id="531" w:author="Hoan Ng" w:date="2017-03-20T22:18:00Z">
              <w:r w:rsidRPr="005F3BAC">
                <w:rPr>
                  <w:b/>
                  <w:bCs/>
                </w:rPr>
                <w:t>II. LẬP TRÌNH</w:t>
              </w:r>
            </w:ins>
          </w:p>
        </w:tc>
      </w:tr>
      <w:tr w:rsidR="00BE682B" w:rsidRPr="005F3BAC" w14:paraId="44C350E3" w14:textId="77777777" w:rsidTr="00294F04">
        <w:trPr>
          <w:trHeight w:val="300"/>
          <w:ins w:id="532" w:author="Hoan Ng" w:date="2017-03-20T22:18:00Z"/>
          <w:trPrChange w:id="533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534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15994388" w14:textId="77777777" w:rsidR="00BE682B" w:rsidRPr="005F3BAC" w:rsidRDefault="00BE682B" w:rsidP="00BE682B">
            <w:pPr>
              <w:rPr>
                <w:ins w:id="535" w:author="Hoan Ng" w:date="2017-03-20T22:18:00Z"/>
                <w:b/>
                <w:bCs/>
              </w:rPr>
            </w:pPr>
            <w:ins w:id="5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537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33C073FA" w14:textId="3BFFF9FF" w:rsidR="00BE682B" w:rsidRPr="005F3BAC" w:rsidRDefault="00BE682B" w:rsidP="00BE682B">
            <w:pPr>
              <w:rPr>
                <w:ins w:id="538" w:author="Hoan Ng" w:date="2017-03-20T22:18:00Z"/>
                <w:b/>
                <w:bCs/>
              </w:rPr>
            </w:pPr>
            <w:ins w:id="539" w:author="Hoan Ng" w:date="2017-03-20T22:18:00Z">
              <w:r w:rsidRPr="005F3BAC">
                <w:rPr>
                  <w:b/>
                  <w:bCs/>
                </w:rPr>
                <w:t>Module 1</w:t>
              </w:r>
            </w:ins>
            <w:ins w:id="540" w:author="PHẠM ĐÌNH ANH VŨ" w:date="2019-07-06T01:00:00Z">
              <w:r>
                <w:rPr>
                  <w:b/>
                  <w:bCs/>
                </w:rPr>
                <w:t xml:space="preserve"> - Hoá dơn</w:t>
              </w:r>
            </w:ins>
          </w:p>
        </w:tc>
        <w:tc>
          <w:tcPr>
            <w:tcW w:w="1027" w:type="dxa"/>
            <w:hideMark/>
            <w:tcPrChange w:id="541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792E00CE" w14:textId="71456201" w:rsidR="00BE682B" w:rsidRPr="005F3BAC" w:rsidRDefault="00BE682B" w:rsidP="00BE682B">
            <w:pPr>
              <w:rPr>
                <w:ins w:id="542" w:author="Hoan Ng" w:date="2017-03-20T22:18:00Z"/>
                <w:b/>
                <w:bCs/>
              </w:rPr>
            </w:pPr>
            <w:ins w:id="543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44" w:author="PHẠM ĐÌNH ANH VŨ" w:date="2019-06-09T22:06:00Z">
              <w:r>
                <w:rPr>
                  <w:b/>
                  <w:bCs/>
                </w:rPr>
                <w:t>7</w:t>
              </w:r>
            </w:ins>
          </w:p>
        </w:tc>
        <w:tc>
          <w:tcPr>
            <w:tcW w:w="1091" w:type="dxa"/>
            <w:hideMark/>
            <w:tcPrChange w:id="545" w:author="PHẠM ĐÌNH ANH VŨ" w:date="2019-07-06T01:18:00Z">
              <w:tcPr>
                <w:tcW w:w="960" w:type="dxa"/>
                <w:hideMark/>
              </w:tcPr>
            </w:tcPrChange>
          </w:tcPr>
          <w:p w14:paraId="74E1C782" w14:textId="17ADD9A5" w:rsidR="00BE682B" w:rsidRPr="005F3BAC" w:rsidRDefault="00BE682B" w:rsidP="00BE682B">
            <w:pPr>
              <w:rPr>
                <w:ins w:id="546" w:author="Hoan Ng" w:date="2017-03-20T22:18:00Z"/>
                <w:b/>
                <w:bCs/>
              </w:rPr>
            </w:pPr>
            <w:ins w:id="547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48" w:author="PHẠM ĐÌNH ANH VŨ" w:date="2019-07-06T00:57:00Z">
              <w:r>
                <w:rPr>
                  <w:b/>
                  <w:bCs/>
                </w:rPr>
                <w:t>Vũ</w:t>
              </w:r>
            </w:ins>
          </w:p>
        </w:tc>
        <w:tc>
          <w:tcPr>
            <w:tcW w:w="768" w:type="dxa"/>
            <w:hideMark/>
            <w:tcPrChange w:id="549" w:author="PHẠM ĐÌNH ANH VŨ" w:date="2019-07-06T01:18:00Z">
              <w:tcPr>
                <w:tcW w:w="960" w:type="dxa"/>
                <w:hideMark/>
              </w:tcPr>
            </w:tcPrChange>
          </w:tcPr>
          <w:p w14:paraId="14AFBCFE" w14:textId="77777777" w:rsidR="00BE682B" w:rsidRPr="005F3BAC" w:rsidRDefault="00BE682B" w:rsidP="00BE682B">
            <w:pPr>
              <w:rPr>
                <w:ins w:id="550" w:author="Hoan Ng" w:date="2017-03-20T22:18:00Z"/>
                <w:b/>
                <w:bCs/>
              </w:rPr>
            </w:pPr>
            <w:ins w:id="55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52" w:author="PHẠM ĐÌNH ANH VŨ" w:date="2019-07-06T01:18:00Z">
              <w:tcPr>
                <w:tcW w:w="960" w:type="dxa"/>
                <w:hideMark/>
              </w:tcPr>
            </w:tcPrChange>
          </w:tcPr>
          <w:p w14:paraId="34F20C01" w14:textId="77777777" w:rsidR="00BE682B" w:rsidRPr="005F3BAC" w:rsidRDefault="00BE682B" w:rsidP="00BE682B">
            <w:pPr>
              <w:rPr>
                <w:ins w:id="553" w:author="Hoan Ng" w:date="2017-03-20T22:18:00Z"/>
                <w:b/>
                <w:bCs/>
              </w:rPr>
            </w:pPr>
            <w:ins w:id="55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6F2EAA27" w14:textId="77777777" w:rsidTr="00294F04">
        <w:trPr>
          <w:trHeight w:val="300"/>
          <w:ins w:id="555" w:author="Hoan Ng" w:date="2017-03-20T22:18:00Z"/>
          <w:trPrChange w:id="556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557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1402FC18" w14:textId="77777777" w:rsidR="00BE682B" w:rsidRPr="005F3BAC" w:rsidRDefault="00BE682B" w:rsidP="00BE682B">
            <w:pPr>
              <w:rPr>
                <w:ins w:id="558" w:author="Hoan Ng" w:date="2017-03-20T22:18:00Z"/>
                <w:b/>
                <w:bCs/>
              </w:rPr>
            </w:pPr>
            <w:ins w:id="55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560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518DE036" w14:textId="304C43C9" w:rsidR="00BE682B" w:rsidRPr="005F3BAC" w:rsidRDefault="00BE682B" w:rsidP="00BE682B">
            <w:pPr>
              <w:rPr>
                <w:ins w:id="561" w:author="Hoan Ng" w:date="2017-03-20T22:18:00Z"/>
                <w:b/>
                <w:bCs/>
              </w:rPr>
            </w:pPr>
            <w:ins w:id="562" w:author="Hoan Ng" w:date="2017-03-20T22:18:00Z">
              <w:r w:rsidRPr="005F3BAC">
                <w:rPr>
                  <w:b/>
                  <w:bCs/>
                </w:rPr>
                <w:t>Module 2</w:t>
              </w:r>
            </w:ins>
            <w:ins w:id="563" w:author="PHẠM ĐÌNH ANH VŨ" w:date="2019-07-06T01:00:00Z">
              <w:r>
                <w:rPr>
                  <w:b/>
                  <w:bCs/>
                </w:rPr>
                <w:t xml:space="preserve"> – Tìm </w:t>
              </w:r>
            </w:ins>
            <w:ins w:id="564" w:author="PHẠM ĐÌNH ANH VŨ" w:date="2019-07-06T01:02:00Z">
              <w:r>
                <w:rPr>
                  <w:b/>
                  <w:bCs/>
                </w:rPr>
                <w:t>s</w:t>
              </w:r>
            </w:ins>
            <w:ins w:id="565" w:author="PHẠM ĐÌNH ANH VŨ" w:date="2019-07-06T01:00:00Z">
              <w:r>
                <w:rPr>
                  <w:b/>
                  <w:bCs/>
                </w:rPr>
                <w:t>ách</w:t>
              </w:r>
            </w:ins>
          </w:p>
        </w:tc>
        <w:tc>
          <w:tcPr>
            <w:tcW w:w="1027" w:type="dxa"/>
            <w:hideMark/>
            <w:tcPrChange w:id="566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4ADF59FF" w14:textId="0DCDB435" w:rsidR="00BE682B" w:rsidRPr="005F3BAC" w:rsidRDefault="00BE682B" w:rsidP="00BE682B">
            <w:pPr>
              <w:rPr>
                <w:ins w:id="567" w:author="Hoan Ng" w:date="2017-03-20T22:18:00Z"/>
                <w:b/>
                <w:bCs/>
              </w:rPr>
            </w:pPr>
            <w:ins w:id="568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69" w:author="PHẠM ĐÌNH ANH VŨ" w:date="2019-06-09T22:06:00Z">
              <w:r>
                <w:rPr>
                  <w:b/>
                  <w:bCs/>
                </w:rPr>
                <w:t>7</w:t>
              </w:r>
            </w:ins>
          </w:p>
        </w:tc>
        <w:tc>
          <w:tcPr>
            <w:tcW w:w="1091" w:type="dxa"/>
            <w:hideMark/>
            <w:tcPrChange w:id="570" w:author="PHẠM ĐÌNH ANH VŨ" w:date="2019-07-06T01:18:00Z">
              <w:tcPr>
                <w:tcW w:w="960" w:type="dxa"/>
                <w:hideMark/>
              </w:tcPr>
            </w:tcPrChange>
          </w:tcPr>
          <w:p w14:paraId="758C786E" w14:textId="387E37FC" w:rsidR="00BE682B" w:rsidRPr="005F3BAC" w:rsidRDefault="00BE682B" w:rsidP="00BE682B">
            <w:pPr>
              <w:rPr>
                <w:ins w:id="571" w:author="Hoan Ng" w:date="2017-03-20T22:18:00Z"/>
                <w:b/>
                <w:bCs/>
              </w:rPr>
            </w:pPr>
            <w:ins w:id="572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73" w:author="PHẠM ĐÌNH ANH VŨ" w:date="2019-07-06T00:57:00Z">
              <w:r>
                <w:rPr>
                  <w:b/>
                  <w:bCs/>
                </w:rPr>
                <w:t>Vũ</w:t>
              </w:r>
            </w:ins>
          </w:p>
        </w:tc>
        <w:tc>
          <w:tcPr>
            <w:tcW w:w="768" w:type="dxa"/>
            <w:hideMark/>
            <w:tcPrChange w:id="574" w:author="PHẠM ĐÌNH ANH VŨ" w:date="2019-07-06T01:18:00Z">
              <w:tcPr>
                <w:tcW w:w="960" w:type="dxa"/>
                <w:hideMark/>
              </w:tcPr>
            </w:tcPrChange>
          </w:tcPr>
          <w:p w14:paraId="28F50A46" w14:textId="77777777" w:rsidR="00BE682B" w:rsidRPr="005F3BAC" w:rsidRDefault="00BE682B" w:rsidP="00BE682B">
            <w:pPr>
              <w:rPr>
                <w:ins w:id="575" w:author="Hoan Ng" w:date="2017-03-20T22:18:00Z"/>
                <w:b/>
                <w:bCs/>
              </w:rPr>
            </w:pPr>
            <w:ins w:id="57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77" w:author="PHẠM ĐÌNH ANH VŨ" w:date="2019-07-06T01:18:00Z">
              <w:tcPr>
                <w:tcW w:w="960" w:type="dxa"/>
                <w:hideMark/>
              </w:tcPr>
            </w:tcPrChange>
          </w:tcPr>
          <w:p w14:paraId="5B97F213" w14:textId="77777777" w:rsidR="00BE682B" w:rsidRPr="005F3BAC" w:rsidRDefault="00BE682B" w:rsidP="00BE682B">
            <w:pPr>
              <w:rPr>
                <w:ins w:id="578" w:author="Hoan Ng" w:date="2017-03-20T22:18:00Z"/>
                <w:b/>
                <w:bCs/>
              </w:rPr>
            </w:pPr>
            <w:ins w:id="57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73218E5F" w14:textId="77777777" w:rsidTr="00294F04">
        <w:trPr>
          <w:trHeight w:val="300"/>
          <w:ins w:id="580" w:author="Hoan Ng" w:date="2017-03-20T22:18:00Z"/>
          <w:trPrChange w:id="581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582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6C427F8B" w14:textId="77777777" w:rsidR="00BE682B" w:rsidRPr="005F3BAC" w:rsidRDefault="00BE682B" w:rsidP="00BE682B">
            <w:pPr>
              <w:rPr>
                <w:ins w:id="583" w:author="Hoan Ng" w:date="2017-03-20T22:18:00Z"/>
                <w:b/>
                <w:bCs/>
              </w:rPr>
            </w:pPr>
            <w:ins w:id="58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585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4E23EE8E" w14:textId="0BD10298" w:rsidR="00BE682B" w:rsidRPr="005F3BAC" w:rsidRDefault="00BE682B" w:rsidP="00BE682B">
            <w:pPr>
              <w:rPr>
                <w:ins w:id="586" w:author="Hoan Ng" w:date="2017-03-20T22:18:00Z"/>
                <w:b/>
                <w:bCs/>
              </w:rPr>
            </w:pPr>
            <w:ins w:id="587" w:author="Hoan Ng" w:date="2017-03-20T22:18:00Z">
              <w:r w:rsidRPr="005F3BAC">
                <w:rPr>
                  <w:b/>
                  <w:bCs/>
                </w:rPr>
                <w:t>Module 3</w:t>
              </w:r>
            </w:ins>
            <w:ins w:id="588" w:author="PHẠM ĐÌNH ANH VŨ" w:date="2019-07-06T01:00:00Z">
              <w:r>
                <w:rPr>
                  <w:b/>
                  <w:bCs/>
                </w:rPr>
                <w:t xml:space="preserve"> – Nhập sách</w:t>
              </w:r>
            </w:ins>
          </w:p>
        </w:tc>
        <w:tc>
          <w:tcPr>
            <w:tcW w:w="1027" w:type="dxa"/>
            <w:hideMark/>
            <w:tcPrChange w:id="589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5383AF8D" w14:textId="6C835F37" w:rsidR="00BE682B" w:rsidRPr="005F3BAC" w:rsidRDefault="00BE682B" w:rsidP="00BE682B">
            <w:pPr>
              <w:rPr>
                <w:ins w:id="590" w:author="Hoan Ng" w:date="2017-03-20T22:18:00Z"/>
                <w:b/>
                <w:bCs/>
              </w:rPr>
            </w:pPr>
            <w:ins w:id="591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92" w:author="PHẠM ĐÌNH ANH VŨ" w:date="2019-07-06T00:56:00Z">
              <w:r>
                <w:rPr>
                  <w:b/>
                  <w:bCs/>
                </w:rPr>
                <w:t>7</w:t>
              </w:r>
            </w:ins>
          </w:p>
        </w:tc>
        <w:tc>
          <w:tcPr>
            <w:tcW w:w="1091" w:type="dxa"/>
            <w:hideMark/>
            <w:tcPrChange w:id="593" w:author="PHẠM ĐÌNH ANH VŨ" w:date="2019-07-06T01:18:00Z">
              <w:tcPr>
                <w:tcW w:w="960" w:type="dxa"/>
                <w:hideMark/>
              </w:tcPr>
            </w:tcPrChange>
          </w:tcPr>
          <w:p w14:paraId="7DF298A0" w14:textId="68CDFA94" w:rsidR="00BE682B" w:rsidRPr="005F3BAC" w:rsidRDefault="00BE682B" w:rsidP="00BE682B">
            <w:pPr>
              <w:rPr>
                <w:ins w:id="594" w:author="Hoan Ng" w:date="2017-03-20T22:18:00Z"/>
                <w:b/>
                <w:bCs/>
              </w:rPr>
            </w:pPr>
            <w:ins w:id="595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96" w:author="PHẠM ĐÌNH ANH VŨ" w:date="2019-07-06T01:01:00Z">
              <w:r>
                <w:rPr>
                  <w:b/>
                  <w:bCs/>
                </w:rPr>
                <w:t>Thắng</w:t>
              </w:r>
            </w:ins>
          </w:p>
        </w:tc>
        <w:tc>
          <w:tcPr>
            <w:tcW w:w="768" w:type="dxa"/>
            <w:hideMark/>
            <w:tcPrChange w:id="597" w:author="PHẠM ĐÌNH ANH VŨ" w:date="2019-07-06T01:18:00Z">
              <w:tcPr>
                <w:tcW w:w="960" w:type="dxa"/>
                <w:hideMark/>
              </w:tcPr>
            </w:tcPrChange>
          </w:tcPr>
          <w:p w14:paraId="5ED61B3F" w14:textId="77777777" w:rsidR="00BE682B" w:rsidRPr="005F3BAC" w:rsidRDefault="00BE682B" w:rsidP="00BE682B">
            <w:pPr>
              <w:rPr>
                <w:ins w:id="598" w:author="Hoan Ng" w:date="2017-03-20T22:18:00Z"/>
                <w:b/>
                <w:bCs/>
              </w:rPr>
            </w:pPr>
            <w:ins w:id="59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00" w:author="PHẠM ĐÌNH ANH VŨ" w:date="2019-07-06T01:18:00Z">
              <w:tcPr>
                <w:tcW w:w="960" w:type="dxa"/>
                <w:hideMark/>
              </w:tcPr>
            </w:tcPrChange>
          </w:tcPr>
          <w:p w14:paraId="56E03A18" w14:textId="77777777" w:rsidR="00BE682B" w:rsidRPr="005F3BAC" w:rsidRDefault="00BE682B" w:rsidP="00BE682B">
            <w:pPr>
              <w:rPr>
                <w:ins w:id="601" w:author="Hoan Ng" w:date="2017-03-20T22:18:00Z"/>
                <w:b/>
                <w:bCs/>
              </w:rPr>
            </w:pPr>
            <w:ins w:id="60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71CA57DB" w14:textId="77777777" w:rsidTr="00294F04">
        <w:trPr>
          <w:trHeight w:val="300"/>
          <w:ins w:id="603" w:author="Hoan Ng" w:date="2017-03-20T22:18:00Z"/>
          <w:trPrChange w:id="604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605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695FC2AD" w14:textId="77777777" w:rsidR="00BE682B" w:rsidRPr="005F3BAC" w:rsidRDefault="00BE682B" w:rsidP="00BE682B">
            <w:pPr>
              <w:rPr>
                <w:ins w:id="606" w:author="Hoan Ng" w:date="2017-03-20T22:18:00Z"/>
                <w:b/>
                <w:bCs/>
              </w:rPr>
            </w:pPr>
            <w:ins w:id="607" w:author="Hoan Ng" w:date="2017-03-20T22:18:00Z">
              <w:r w:rsidRPr="005F3BAC">
                <w:rPr>
                  <w:b/>
                  <w:bCs/>
                </w:rPr>
                <w:lastRenderedPageBreak/>
                <w:t> </w:t>
              </w:r>
            </w:ins>
          </w:p>
        </w:tc>
        <w:tc>
          <w:tcPr>
            <w:tcW w:w="4691" w:type="dxa"/>
            <w:hideMark/>
            <w:tcPrChange w:id="608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19BC63E8" w14:textId="5E4FEEE8" w:rsidR="00BE682B" w:rsidRPr="005F3BAC" w:rsidRDefault="00BE682B" w:rsidP="00BE682B">
            <w:pPr>
              <w:rPr>
                <w:ins w:id="609" w:author="Hoan Ng" w:date="2017-03-20T22:18:00Z"/>
                <w:b/>
                <w:bCs/>
              </w:rPr>
            </w:pPr>
            <w:ins w:id="610" w:author="Hoan Ng" w:date="2017-03-20T22:18:00Z">
              <w:r w:rsidRPr="005F3BAC">
                <w:rPr>
                  <w:b/>
                  <w:bCs/>
                </w:rPr>
                <w:t xml:space="preserve">Module </w:t>
              </w:r>
            </w:ins>
            <w:ins w:id="611" w:author="PHẠM ĐÌNH ANH VŨ" w:date="2019-07-06T00:54:00Z">
              <w:r>
                <w:rPr>
                  <w:b/>
                  <w:bCs/>
                </w:rPr>
                <w:t>4</w:t>
              </w:r>
            </w:ins>
            <w:ins w:id="612" w:author="PHẠM ĐÌNH ANH VŨ" w:date="2019-07-06T01:01:00Z">
              <w:r>
                <w:rPr>
                  <w:b/>
                  <w:bCs/>
                </w:rPr>
                <w:t xml:space="preserve"> – Khách </w:t>
              </w:r>
            </w:ins>
            <w:ins w:id="613" w:author="PHẠM ĐÌNH ANH VŨ" w:date="2019-07-06T01:02:00Z">
              <w:r>
                <w:rPr>
                  <w:b/>
                  <w:bCs/>
                </w:rPr>
                <w:t>h</w:t>
              </w:r>
            </w:ins>
            <w:ins w:id="614" w:author="PHẠM ĐÌNH ANH VŨ" w:date="2019-07-06T01:01:00Z">
              <w:r>
                <w:rPr>
                  <w:b/>
                  <w:bCs/>
                </w:rPr>
                <w:t xml:space="preserve">àng </w:t>
              </w:r>
            </w:ins>
            <w:ins w:id="615" w:author="Hoan Ng" w:date="2017-03-20T22:18:00Z">
              <w:del w:id="616" w:author="PHẠM ĐÌNH ANH VŨ" w:date="2019-07-06T00:54:00Z">
                <w:r w:rsidRPr="005F3BAC" w:rsidDel="00446C19">
                  <w:rPr>
                    <w:b/>
                    <w:bCs/>
                  </w:rPr>
                  <w:delText>…</w:delText>
                </w:r>
              </w:del>
            </w:ins>
          </w:p>
        </w:tc>
        <w:tc>
          <w:tcPr>
            <w:tcW w:w="1027" w:type="dxa"/>
            <w:hideMark/>
            <w:tcPrChange w:id="617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6B5174D3" w14:textId="06E8C036" w:rsidR="00BE682B" w:rsidRPr="005F3BAC" w:rsidRDefault="00BE682B" w:rsidP="00BE682B">
            <w:pPr>
              <w:rPr>
                <w:ins w:id="618" w:author="Hoan Ng" w:date="2017-03-20T22:18:00Z"/>
                <w:b/>
                <w:bCs/>
              </w:rPr>
            </w:pPr>
            <w:ins w:id="619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620" w:author="PHẠM ĐÌNH ANH VŨ" w:date="2019-07-06T00:56:00Z">
              <w:r>
                <w:rPr>
                  <w:b/>
                  <w:bCs/>
                </w:rPr>
                <w:t>7</w:t>
              </w:r>
            </w:ins>
          </w:p>
        </w:tc>
        <w:tc>
          <w:tcPr>
            <w:tcW w:w="1091" w:type="dxa"/>
            <w:hideMark/>
            <w:tcPrChange w:id="621" w:author="PHẠM ĐÌNH ANH VŨ" w:date="2019-07-06T01:18:00Z">
              <w:tcPr>
                <w:tcW w:w="960" w:type="dxa"/>
                <w:hideMark/>
              </w:tcPr>
            </w:tcPrChange>
          </w:tcPr>
          <w:p w14:paraId="2EFBAFAD" w14:textId="64A35FD1" w:rsidR="00BE682B" w:rsidRPr="005F3BAC" w:rsidRDefault="00BE682B" w:rsidP="00BE682B">
            <w:pPr>
              <w:rPr>
                <w:ins w:id="622" w:author="Hoan Ng" w:date="2017-03-20T22:18:00Z"/>
                <w:b/>
                <w:bCs/>
              </w:rPr>
            </w:pPr>
            <w:ins w:id="623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624" w:author="PHẠM ĐÌNH ANH VŨ" w:date="2019-07-06T01:01:00Z">
              <w:r>
                <w:rPr>
                  <w:b/>
                  <w:bCs/>
                </w:rPr>
                <w:t>Thắng</w:t>
              </w:r>
            </w:ins>
          </w:p>
        </w:tc>
        <w:tc>
          <w:tcPr>
            <w:tcW w:w="768" w:type="dxa"/>
            <w:hideMark/>
            <w:tcPrChange w:id="625" w:author="PHẠM ĐÌNH ANH VŨ" w:date="2019-07-06T01:18:00Z">
              <w:tcPr>
                <w:tcW w:w="960" w:type="dxa"/>
                <w:hideMark/>
              </w:tcPr>
            </w:tcPrChange>
          </w:tcPr>
          <w:p w14:paraId="088F3E6B" w14:textId="77777777" w:rsidR="00BE682B" w:rsidRPr="005F3BAC" w:rsidRDefault="00BE682B" w:rsidP="00BE682B">
            <w:pPr>
              <w:rPr>
                <w:ins w:id="626" w:author="Hoan Ng" w:date="2017-03-20T22:18:00Z"/>
                <w:b/>
                <w:bCs/>
              </w:rPr>
            </w:pPr>
            <w:ins w:id="6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28" w:author="PHẠM ĐÌNH ANH VŨ" w:date="2019-07-06T01:18:00Z">
              <w:tcPr>
                <w:tcW w:w="960" w:type="dxa"/>
                <w:hideMark/>
              </w:tcPr>
            </w:tcPrChange>
          </w:tcPr>
          <w:p w14:paraId="7A5A35AE" w14:textId="77777777" w:rsidR="00BE682B" w:rsidRPr="005F3BAC" w:rsidRDefault="00BE682B" w:rsidP="00BE682B">
            <w:pPr>
              <w:rPr>
                <w:ins w:id="629" w:author="Hoan Ng" w:date="2017-03-20T22:18:00Z"/>
                <w:b/>
                <w:bCs/>
              </w:rPr>
            </w:pPr>
            <w:ins w:id="63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67173C5D" w14:textId="77777777" w:rsidTr="00294F04">
        <w:trPr>
          <w:trHeight w:val="300"/>
          <w:ins w:id="631" w:author="PHẠM ĐÌNH ANH VŨ" w:date="2019-07-06T00:54:00Z"/>
          <w:trPrChange w:id="632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tcPrChange w:id="633" w:author="PHẠM ĐÌNH ANH VŨ" w:date="2019-07-06T01:18:00Z">
              <w:tcPr>
                <w:tcW w:w="983" w:type="dxa"/>
              </w:tcPr>
            </w:tcPrChange>
          </w:tcPr>
          <w:p w14:paraId="6BEA1B31" w14:textId="77777777" w:rsidR="00BE682B" w:rsidRPr="005F3BAC" w:rsidRDefault="00BE682B" w:rsidP="00BE682B">
            <w:pPr>
              <w:rPr>
                <w:ins w:id="634" w:author="PHẠM ĐÌNH ANH VŨ" w:date="2019-07-06T00:54:00Z"/>
                <w:b/>
                <w:bCs/>
              </w:rPr>
            </w:pPr>
          </w:p>
        </w:tc>
        <w:tc>
          <w:tcPr>
            <w:tcW w:w="4691" w:type="dxa"/>
            <w:tcPrChange w:id="635" w:author="PHẠM ĐÌNH ANH VŨ" w:date="2019-07-06T01:18:00Z">
              <w:tcPr>
                <w:tcW w:w="4691" w:type="dxa"/>
                <w:gridSpan w:val="2"/>
              </w:tcPr>
            </w:tcPrChange>
          </w:tcPr>
          <w:p w14:paraId="0F221087" w14:textId="3F63460B" w:rsidR="00BE682B" w:rsidRPr="005F3BAC" w:rsidRDefault="00BE682B" w:rsidP="00BE682B">
            <w:pPr>
              <w:rPr>
                <w:ins w:id="636" w:author="PHẠM ĐÌNH ANH VŨ" w:date="2019-07-06T00:54:00Z"/>
                <w:b/>
                <w:bCs/>
              </w:rPr>
            </w:pPr>
            <w:ins w:id="637" w:author="PHẠM ĐÌNH ANH VŨ" w:date="2019-07-06T00:54:00Z">
              <w:r w:rsidRPr="005F3BAC">
                <w:rPr>
                  <w:b/>
                  <w:bCs/>
                </w:rPr>
                <w:t xml:space="preserve">Module </w:t>
              </w:r>
              <w:r>
                <w:rPr>
                  <w:b/>
                  <w:bCs/>
                </w:rPr>
                <w:t>5</w:t>
              </w:r>
            </w:ins>
            <w:ins w:id="638" w:author="PHẠM ĐÌNH ANH VŨ" w:date="2019-07-06T01:02:00Z">
              <w:r>
                <w:rPr>
                  <w:b/>
                  <w:bCs/>
                </w:rPr>
                <w:t xml:space="preserve"> – Báo cáo</w:t>
              </w:r>
            </w:ins>
          </w:p>
        </w:tc>
        <w:tc>
          <w:tcPr>
            <w:tcW w:w="1027" w:type="dxa"/>
            <w:tcPrChange w:id="639" w:author="PHẠM ĐÌNH ANH VŨ" w:date="2019-07-06T01:18:00Z">
              <w:tcPr>
                <w:tcW w:w="1027" w:type="dxa"/>
                <w:gridSpan w:val="2"/>
              </w:tcPr>
            </w:tcPrChange>
          </w:tcPr>
          <w:p w14:paraId="28E0C9E9" w14:textId="2A229B94" w:rsidR="00BE682B" w:rsidRPr="005F3BAC" w:rsidRDefault="00BE682B" w:rsidP="00BE682B">
            <w:pPr>
              <w:rPr>
                <w:ins w:id="640" w:author="PHẠM ĐÌNH ANH VŨ" w:date="2019-07-06T00:54:00Z"/>
                <w:b/>
                <w:bCs/>
              </w:rPr>
            </w:pPr>
            <w:ins w:id="641" w:author="PHẠM ĐÌNH ANH VŨ" w:date="2019-07-06T00:56:00Z">
              <w:r>
                <w:rPr>
                  <w:b/>
                  <w:bCs/>
                </w:rPr>
                <w:t>7</w:t>
              </w:r>
            </w:ins>
          </w:p>
        </w:tc>
        <w:tc>
          <w:tcPr>
            <w:tcW w:w="1091" w:type="dxa"/>
            <w:tcPrChange w:id="642" w:author="PHẠM ĐÌNH ANH VŨ" w:date="2019-07-06T01:18:00Z">
              <w:tcPr>
                <w:tcW w:w="881" w:type="dxa"/>
                <w:gridSpan w:val="2"/>
              </w:tcPr>
            </w:tcPrChange>
          </w:tcPr>
          <w:p w14:paraId="52AEB254" w14:textId="0F0E3C66" w:rsidR="00BE682B" w:rsidRPr="005F3BAC" w:rsidRDefault="00BE682B" w:rsidP="00BE682B">
            <w:pPr>
              <w:rPr>
                <w:ins w:id="643" w:author="PHẠM ĐÌNH ANH VŨ" w:date="2019-07-06T00:54:00Z"/>
                <w:b/>
                <w:bCs/>
              </w:rPr>
            </w:pPr>
            <w:ins w:id="644" w:author="PHẠM ĐÌNH ANH VŨ" w:date="2019-07-06T01:01:00Z">
              <w:r>
                <w:rPr>
                  <w:b/>
                  <w:bCs/>
                </w:rPr>
                <w:t>Nghĩa</w:t>
              </w:r>
            </w:ins>
          </w:p>
        </w:tc>
        <w:tc>
          <w:tcPr>
            <w:tcW w:w="768" w:type="dxa"/>
            <w:tcPrChange w:id="645" w:author="PHẠM ĐÌNH ANH VŨ" w:date="2019-07-06T01:18:00Z">
              <w:tcPr>
                <w:tcW w:w="978" w:type="dxa"/>
              </w:tcPr>
            </w:tcPrChange>
          </w:tcPr>
          <w:p w14:paraId="12FC33AF" w14:textId="77777777" w:rsidR="00BE682B" w:rsidRPr="005F3BAC" w:rsidRDefault="00BE682B" w:rsidP="00BE682B">
            <w:pPr>
              <w:rPr>
                <w:ins w:id="646" w:author="PHẠM ĐÌNH ANH VŨ" w:date="2019-07-06T00:54:00Z"/>
                <w:b/>
                <w:bCs/>
              </w:rPr>
            </w:pPr>
          </w:p>
        </w:tc>
        <w:tc>
          <w:tcPr>
            <w:tcW w:w="790" w:type="dxa"/>
            <w:tcPrChange w:id="647" w:author="PHẠM ĐÌNH ANH VŨ" w:date="2019-07-06T01:18:00Z">
              <w:tcPr>
                <w:tcW w:w="790" w:type="dxa"/>
              </w:tcPr>
            </w:tcPrChange>
          </w:tcPr>
          <w:p w14:paraId="70577B04" w14:textId="77777777" w:rsidR="00BE682B" w:rsidRPr="005F3BAC" w:rsidRDefault="00BE682B" w:rsidP="00BE682B">
            <w:pPr>
              <w:rPr>
                <w:ins w:id="648" w:author="PHẠM ĐÌNH ANH VŨ" w:date="2019-07-06T00:54:00Z"/>
                <w:b/>
                <w:bCs/>
              </w:rPr>
            </w:pPr>
          </w:p>
        </w:tc>
      </w:tr>
      <w:tr w:rsidR="00BE682B" w:rsidRPr="005F3BAC" w14:paraId="62A56CBA" w14:textId="77777777" w:rsidTr="00294F04">
        <w:trPr>
          <w:trHeight w:val="300"/>
          <w:ins w:id="649" w:author="PHẠM ĐÌNH ANH VŨ" w:date="2019-07-06T00:54:00Z"/>
          <w:trPrChange w:id="650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tcPrChange w:id="651" w:author="PHẠM ĐÌNH ANH VŨ" w:date="2019-07-06T01:18:00Z">
              <w:tcPr>
                <w:tcW w:w="983" w:type="dxa"/>
              </w:tcPr>
            </w:tcPrChange>
          </w:tcPr>
          <w:p w14:paraId="464B57AE" w14:textId="77777777" w:rsidR="00BE682B" w:rsidRPr="005F3BAC" w:rsidRDefault="00BE682B" w:rsidP="00BE682B">
            <w:pPr>
              <w:rPr>
                <w:ins w:id="652" w:author="PHẠM ĐÌNH ANH VŨ" w:date="2019-07-06T00:54:00Z"/>
                <w:b/>
                <w:bCs/>
              </w:rPr>
            </w:pPr>
          </w:p>
        </w:tc>
        <w:tc>
          <w:tcPr>
            <w:tcW w:w="4691" w:type="dxa"/>
            <w:tcPrChange w:id="653" w:author="PHẠM ĐÌNH ANH VŨ" w:date="2019-07-06T01:18:00Z">
              <w:tcPr>
                <w:tcW w:w="4691" w:type="dxa"/>
                <w:gridSpan w:val="2"/>
              </w:tcPr>
            </w:tcPrChange>
          </w:tcPr>
          <w:p w14:paraId="536F7C49" w14:textId="3773D69A" w:rsidR="00BE682B" w:rsidRPr="005F3BAC" w:rsidRDefault="00BE682B" w:rsidP="00BE682B">
            <w:pPr>
              <w:rPr>
                <w:ins w:id="654" w:author="PHẠM ĐÌNH ANH VŨ" w:date="2019-07-06T00:54:00Z"/>
                <w:b/>
                <w:bCs/>
              </w:rPr>
            </w:pPr>
            <w:ins w:id="655" w:author="PHẠM ĐÌNH ANH VŨ" w:date="2019-07-06T00:54:00Z">
              <w:r>
                <w:rPr>
                  <w:b/>
                  <w:bCs/>
                </w:rPr>
                <w:t>Module 6</w:t>
              </w:r>
            </w:ins>
            <w:ins w:id="656" w:author="PHẠM ĐÌNH ANH VŨ" w:date="2019-07-06T01:02:00Z">
              <w:r>
                <w:rPr>
                  <w:b/>
                  <w:bCs/>
                </w:rPr>
                <w:t xml:space="preserve"> – Quy định</w:t>
              </w:r>
            </w:ins>
          </w:p>
        </w:tc>
        <w:tc>
          <w:tcPr>
            <w:tcW w:w="1027" w:type="dxa"/>
            <w:tcPrChange w:id="657" w:author="PHẠM ĐÌNH ANH VŨ" w:date="2019-07-06T01:18:00Z">
              <w:tcPr>
                <w:tcW w:w="1027" w:type="dxa"/>
                <w:gridSpan w:val="2"/>
              </w:tcPr>
            </w:tcPrChange>
          </w:tcPr>
          <w:p w14:paraId="76FFE0B2" w14:textId="0CB74CF1" w:rsidR="00BE682B" w:rsidRPr="005F3BAC" w:rsidRDefault="00BE682B" w:rsidP="00BE682B">
            <w:pPr>
              <w:rPr>
                <w:ins w:id="658" w:author="PHẠM ĐÌNH ANH VŨ" w:date="2019-07-06T00:54:00Z"/>
                <w:b/>
                <w:bCs/>
              </w:rPr>
            </w:pPr>
            <w:ins w:id="659" w:author="PHẠM ĐÌNH ANH VŨ" w:date="2019-07-06T00:56:00Z">
              <w:r>
                <w:rPr>
                  <w:b/>
                  <w:bCs/>
                </w:rPr>
                <w:t>7</w:t>
              </w:r>
            </w:ins>
          </w:p>
        </w:tc>
        <w:tc>
          <w:tcPr>
            <w:tcW w:w="1091" w:type="dxa"/>
            <w:tcPrChange w:id="660" w:author="PHẠM ĐÌNH ANH VŨ" w:date="2019-07-06T01:18:00Z">
              <w:tcPr>
                <w:tcW w:w="881" w:type="dxa"/>
                <w:gridSpan w:val="2"/>
              </w:tcPr>
            </w:tcPrChange>
          </w:tcPr>
          <w:p w14:paraId="515C073F" w14:textId="37428A85" w:rsidR="00BE682B" w:rsidRPr="005F3BAC" w:rsidRDefault="00BE682B" w:rsidP="00BE682B">
            <w:pPr>
              <w:rPr>
                <w:ins w:id="661" w:author="PHẠM ĐÌNH ANH VŨ" w:date="2019-07-06T00:54:00Z"/>
                <w:b/>
                <w:bCs/>
              </w:rPr>
            </w:pPr>
            <w:ins w:id="662" w:author="PHẠM ĐÌNH ANH VŨ" w:date="2019-07-06T01:01:00Z">
              <w:r>
                <w:rPr>
                  <w:b/>
                  <w:bCs/>
                </w:rPr>
                <w:t>Nghĩa</w:t>
              </w:r>
            </w:ins>
          </w:p>
        </w:tc>
        <w:tc>
          <w:tcPr>
            <w:tcW w:w="768" w:type="dxa"/>
            <w:tcPrChange w:id="663" w:author="PHẠM ĐÌNH ANH VŨ" w:date="2019-07-06T01:18:00Z">
              <w:tcPr>
                <w:tcW w:w="978" w:type="dxa"/>
              </w:tcPr>
            </w:tcPrChange>
          </w:tcPr>
          <w:p w14:paraId="528EDC05" w14:textId="77777777" w:rsidR="00BE682B" w:rsidRPr="005F3BAC" w:rsidRDefault="00BE682B" w:rsidP="00BE682B">
            <w:pPr>
              <w:rPr>
                <w:ins w:id="664" w:author="PHẠM ĐÌNH ANH VŨ" w:date="2019-07-06T00:54:00Z"/>
                <w:b/>
                <w:bCs/>
              </w:rPr>
            </w:pPr>
          </w:p>
        </w:tc>
        <w:tc>
          <w:tcPr>
            <w:tcW w:w="790" w:type="dxa"/>
            <w:tcPrChange w:id="665" w:author="PHẠM ĐÌNH ANH VŨ" w:date="2019-07-06T01:18:00Z">
              <w:tcPr>
                <w:tcW w:w="790" w:type="dxa"/>
              </w:tcPr>
            </w:tcPrChange>
          </w:tcPr>
          <w:p w14:paraId="4D9B8761" w14:textId="77777777" w:rsidR="00BE682B" w:rsidRPr="005F3BAC" w:rsidRDefault="00BE682B" w:rsidP="00BE682B">
            <w:pPr>
              <w:rPr>
                <w:ins w:id="666" w:author="PHẠM ĐÌNH ANH VŨ" w:date="2019-07-06T00:54:00Z"/>
                <w:b/>
                <w:bCs/>
              </w:rPr>
            </w:pPr>
          </w:p>
        </w:tc>
      </w:tr>
      <w:tr w:rsidR="00BE682B" w:rsidRPr="005F3BAC" w14:paraId="6BC2FD04" w14:textId="77777777" w:rsidTr="005F3BAC">
        <w:trPr>
          <w:trHeight w:val="300"/>
          <w:ins w:id="667" w:author="Hoan Ng" w:date="2017-03-20T22:18:00Z"/>
          <w:trPrChange w:id="668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669" w:author="Hoan Ng" w:date="2017-03-20T22:19:00Z">
              <w:tcPr>
                <w:tcW w:w="15320" w:type="dxa"/>
                <w:gridSpan w:val="9"/>
                <w:hideMark/>
              </w:tcPr>
            </w:tcPrChange>
          </w:tcPr>
          <w:p w14:paraId="7A99724D" w14:textId="77777777" w:rsidR="00BE682B" w:rsidRPr="005F3BAC" w:rsidRDefault="00BE682B" w:rsidP="00BE682B">
            <w:pPr>
              <w:rPr>
                <w:ins w:id="670" w:author="Hoan Ng" w:date="2017-03-20T22:18:00Z"/>
                <w:b/>
                <w:bCs/>
              </w:rPr>
            </w:pPr>
            <w:ins w:id="671" w:author="Hoan Ng" w:date="2017-03-20T22:18:00Z">
              <w:r w:rsidRPr="005F3BAC">
                <w:rPr>
                  <w:b/>
                  <w:bCs/>
                </w:rPr>
                <w:t>III. KIỂM THỬ</w:t>
              </w:r>
            </w:ins>
          </w:p>
        </w:tc>
      </w:tr>
      <w:tr w:rsidR="00BE682B" w:rsidRPr="005F3BAC" w14:paraId="027CD017" w14:textId="77777777" w:rsidTr="00294F04">
        <w:trPr>
          <w:trHeight w:val="300"/>
          <w:ins w:id="672" w:author="Hoan Ng" w:date="2017-03-20T22:18:00Z"/>
          <w:trPrChange w:id="673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674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327164D6" w14:textId="77777777" w:rsidR="00BE682B" w:rsidRPr="005F3BAC" w:rsidRDefault="00BE682B" w:rsidP="00BE682B">
            <w:pPr>
              <w:rPr>
                <w:ins w:id="675" w:author="Hoan Ng" w:date="2017-03-20T22:18:00Z"/>
                <w:b/>
                <w:bCs/>
              </w:rPr>
            </w:pPr>
            <w:ins w:id="67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677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43362C40" w14:textId="77777777" w:rsidR="00BE682B" w:rsidRPr="005F3BAC" w:rsidRDefault="00BE682B" w:rsidP="00BE682B">
            <w:pPr>
              <w:rPr>
                <w:ins w:id="678" w:author="Hoan Ng" w:date="2017-03-20T22:18:00Z"/>
                <w:b/>
                <w:bCs/>
              </w:rPr>
            </w:pPr>
            <w:ins w:id="679" w:author="Hoan Ng" w:date="2017-03-20T22:18:00Z">
              <w:r w:rsidRPr="005F3BAC">
                <w:rPr>
                  <w:b/>
                  <w:bCs/>
                </w:rPr>
                <w:t>Module 1</w:t>
              </w:r>
            </w:ins>
          </w:p>
        </w:tc>
        <w:tc>
          <w:tcPr>
            <w:tcW w:w="1027" w:type="dxa"/>
            <w:hideMark/>
            <w:tcPrChange w:id="680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104C6A2C" w14:textId="77777777" w:rsidR="00BE682B" w:rsidRPr="005F3BAC" w:rsidRDefault="00BE682B" w:rsidP="00BE682B">
            <w:pPr>
              <w:rPr>
                <w:ins w:id="681" w:author="Hoan Ng" w:date="2017-03-20T22:18:00Z"/>
                <w:b/>
                <w:bCs/>
              </w:rPr>
            </w:pPr>
            <w:ins w:id="68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683" w:author="PHẠM ĐÌNH ANH VŨ" w:date="2019-07-06T01:18:00Z">
              <w:tcPr>
                <w:tcW w:w="960" w:type="dxa"/>
                <w:hideMark/>
              </w:tcPr>
            </w:tcPrChange>
          </w:tcPr>
          <w:p w14:paraId="5E91C212" w14:textId="058A23B3" w:rsidR="00BE682B" w:rsidRPr="005F3BAC" w:rsidRDefault="00BE682B" w:rsidP="00BE682B">
            <w:pPr>
              <w:rPr>
                <w:ins w:id="684" w:author="Hoan Ng" w:date="2017-03-20T22:18:00Z"/>
                <w:b/>
                <w:bCs/>
              </w:rPr>
            </w:pPr>
            <w:ins w:id="685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686" w:author="PHẠM ĐÌNH ANH VŨ" w:date="2019-07-06T01:06:00Z">
              <w:r w:rsidRPr="005F3BAC">
                <w:rPr>
                  <w:b/>
                  <w:bCs/>
                </w:rPr>
                <w:t> </w:t>
              </w:r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687" w:author="PHẠM ĐÌNH ANH VŨ" w:date="2019-07-06T01:18:00Z">
              <w:tcPr>
                <w:tcW w:w="960" w:type="dxa"/>
                <w:hideMark/>
              </w:tcPr>
            </w:tcPrChange>
          </w:tcPr>
          <w:p w14:paraId="18CF0D33" w14:textId="77777777" w:rsidR="00BE682B" w:rsidRPr="005F3BAC" w:rsidRDefault="00BE682B" w:rsidP="00BE682B">
            <w:pPr>
              <w:rPr>
                <w:ins w:id="688" w:author="Hoan Ng" w:date="2017-03-20T22:18:00Z"/>
                <w:b/>
                <w:bCs/>
              </w:rPr>
            </w:pPr>
            <w:ins w:id="68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90" w:author="PHẠM ĐÌNH ANH VŨ" w:date="2019-07-06T01:18:00Z">
              <w:tcPr>
                <w:tcW w:w="960" w:type="dxa"/>
                <w:hideMark/>
              </w:tcPr>
            </w:tcPrChange>
          </w:tcPr>
          <w:p w14:paraId="5A3A1D24" w14:textId="77777777" w:rsidR="00BE682B" w:rsidRPr="005F3BAC" w:rsidRDefault="00BE682B" w:rsidP="00BE682B">
            <w:pPr>
              <w:rPr>
                <w:ins w:id="691" w:author="Hoan Ng" w:date="2017-03-20T22:18:00Z"/>
                <w:b/>
                <w:bCs/>
              </w:rPr>
            </w:pPr>
            <w:ins w:id="69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00826EA7" w14:textId="77777777" w:rsidTr="00294F04">
        <w:trPr>
          <w:trHeight w:val="300"/>
          <w:ins w:id="693" w:author="Hoan Ng" w:date="2017-03-20T22:18:00Z"/>
          <w:trPrChange w:id="694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695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0947A5F3" w14:textId="77777777" w:rsidR="00BE682B" w:rsidRPr="005F3BAC" w:rsidRDefault="00BE682B" w:rsidP="00BE682B">
            <w:pPr>
              <w:rPr>
                <w:ins w:id="696" w:author="Hoan Ng" w:date="2017-03-20T22:18:00Z"/>
                <w:b/>
                <w:bCs/>
              </w:rPr>
            </w:pPr>
            <w:ins w:id="69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698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1CB61979" w14:textId="77777777" w:rsidR="00BE682B" w:rsidRPr="005F3BAC" w:rsidRDefault="00BE682B" w:rsidP="00BE682B">
            <w:pPr>
              <w:rPr>
                <w:ins w:id="699" w:author="Hoan Ng" w:date="2017-03-20T22:18:00Z"/>
                <w:b/>
                <w:bCs/>
              </w:rPr>
            </w:pPr>
            <w:ins w:id="700" w:author="Hoan Ng" w:date="2017-03-20T22:18:00Z">
              <w:r w:rsidRPr="005F3BAC">
                <w:rPr>
                  <w:b/>
                  <w:bCs/>
                </w:rPr>
                <w:t>Module 2</w:t>
              </w:r>
            </w:ins>
          </w:p>
        </w:tc>
        <w:tc>
          <w:tcPr>
            <w:tcW w:w="1027" w:type="dxa"/>
            <w:hideMark/>
            <w:tcPrChange w:id="701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10FBF84A" w14:textId="77777777" w:rsidR="00BE682B" w:rsidRPr="005F3BAC" w:rsidRDefault="00BE682B" w:rsidP="00BE682B">
            <w:pPr>
              <w:rPr>
                <w:ins w:id="702" w:author="Hoan Ng" w:date="2017-03-20T22:18:00Z"/>
                <w:b/>
                <w:bCs/>
              </w:rPr>
            </w:pPr>
            <w:ins w:id="70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704" w:author="PHẠM ĐÌNH ANH VŨ" w:date="2019-07-06T01:18:00Z">
              <w:tcPr>
                <w:tcW w:w="960" w:type="dxa"/>
                <w:hideMark/>
              </w:tcPr>
            </w:tcPrChange>
          </w:tcPr>
          <w:p w14:paraId="2D70E219" w14:textId="1F884DFD" w:rsidR="00BE682B" w:rsidRPr="005F3BAC" w:rsidRDefault="00BE682B" w:rsidP="00BE682B">
            <w:pPr>
              <w:rPr>
                <w:ins w:id="705" w:author="Hoan Ng" w:date="2017-03-20T22:18:00Z"/>
                <w:b/>
                <w:bCs/>
              </w:rPr>
            </w:pPr>
            <w:ins w:id="706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707" w:author="PHẠM ĐÌNH ANH VŨ" w:date="2019-07-06T01:06:00Z">
              <w:r w:rsidRPr="005F3BAC">
                <w:rPr>
                  <w:b/>
                  <w:bCs/>
                </w:rPr>
                <w:t> </w:t>
              </w:r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708" w:author="PHẠM ĐÌNH ANH VŨ" w:date="2019-07-06T01:18:00Z">
              <w:tcPr>
                <w:tcW w:w="960" w:type="dxa"/>
                <w:hideMark/>
              </w:tcPr>
            </w:tcPrChange>
          </w:tcPr>
          <w:p w14:paraId="5E9EA58B" w14:textId="77777777" w:rsidR="00BE682B" w:rsidRPr="005F3BAC" w:rsidRDefault="00BE682B" w:rsidP="00BE682B">
            <w:pPr>
              <w:rPr>
                <w:ins w:id="709" w:author="Hoan Ng" w:date="2017-03-20T22:18:00Z"/>
                <w:b/>
                <w:bCs/>
              </w:rPr>
            </w:pPr>
            <w:ins w:id="71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11" w:author="PHẠM ĐÌNH ANH VŨ" w:date="2019-07-06T01:18:00Z">
              <w:tcPr>
                <w:tcW w:w="960" w:type="dxa"/>
                <w:hideMark/>
              </w:tcPr>
            </w:tcPrChange>
          </w:tcPr>
          <w:p w14:paraId="0741C07F" w14:textId="77777777" w:rsidR="00BE682B" w:rsidRPr="005F3BAC" w:rsidRDefault="00BE682B" w:rsidP="00BE682B">
            <w:pPr>
              <w:rPr>
                <w:ins w:id="712" w:author="Hoan Ng" w:date="2017-03-20T22:18:00Z"/>
                <w:b/>
                <w:bCs/>
              </w:rPr>
            </w:pPr>
            <w:ins w:id="71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1DC933D5" w14:textId="77777777" w:rsidTr="00294F04">
        <w:trPr>
          <w:trHeight w:val="300"/>
          <w:ins w:id="714" w:author="Hoan Ng" w:date="2017-03-20T22:18:00Z"/>
          <w:trPrChange w:id="715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716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26DBBE15" w14:textId="77777777" w:rsidR="00BE682B" w:rsidRPr="005F3BAC" w:rsidRDefault="00BE682B" w:rsidP="00BE682B">
            <w:pPr>
              <w:rPr>
                <w:ins w:id="717" w:author="Hoan Ng" w:date="2017-03-20T22:18:00Z"/>
                <w:b/>
                <w:bCs/>
              </w:rPr>
            </w:pPr>
            <w:ins w:id="71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719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5717F50F" w14:textId="77777777" w:rsidR="00BE682B" w:rsidRPr="005F3BAC" w:rsidRDefault="00BE682B" w:rsidP="00BE682B">
            <w:pPr>
              <w:rPr>
                <w:ins w:id="720" w:author="Hoan Ng" w:date="2017-03-20T22:18:00Z"/>
                <w:b/>
                <w:bCs/>
              </w:rPr>
            </w:pPr>
            <w:ins w:id="721" w:author="Hoan Ng" w:date="2017-03-20T22:18:00Z">
              <w:r w:rsidRPr="005F3BAC">
                <w:rPr>
                  <w:b/>
                  <w:bCs/>
                </w:rPr>
                <w:t>Module 3</w:t>
              </w:r>
            </w:ins>
          </w:p>
        </w:tc>
        <w:tc>
          <w:tcPr>
            <w:tcW w:w="1027" w:type="dxa"/>
            <w:hideMark/>
            <w:tcPrChange w:id="722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4D212617" w14:textId="77777777" w:rsidR="00BE682B" w:rsidRPr="005F3BAC" w:rsidRDefault="00BE682B" w:rsidP="00BE682B">
            <w:pPr>
              <w:rPr>
                <w:ins w:id="723" w:author="Hoan Ng" w:date="2017-03-20T22:18:00Z"/>
                <w:b/>
                <w:bCs/>
              </w:rPr>
            </w:pPr>
            <w:ins w:id="72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725" w:author="PHẠM ĐÌNH ANH VŨ" w:date="2019-07-06T01:18:00Z">
              <w:tcPr>
                <w:tcW w:w="960" w:type="dxa"/>
                <w:hideMark/>
              </w:tcPr>
            </w:tcPrChange>
          </w:tcPr>
          <w:p w14:paraId="0BBF163A" w14:textId="4B24B315" w:rsidR="00BE682B" w:rsidRPr="005F3BAC" w:rsidRDefault="00BE682B" w:rsidP="00BE682B">
            <w:pPr>
              <w:rPr>
                <w:ins w:id="726" w:author="Hoan Ng" w:date="2017-03-20T22:18:00Z"/>
                <w:b/>
                <w:bCs/>
              </w:rPr>
            </w:pPr>
            <w:ins w:id="727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728" w:author="PHẠM ĐÌNH ANH VŨ" w:date="2019-07-06T01:06:00Z">
              <w:r w:rsidRPr="005F3BAC">
                <w:rPr>
                  <w:b/>
                  <w:bCs/>
                </w:rPr>
                <w:t> </w:t>
              </w:r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729" w:author="PHẠM ĐÌNH ANH VŨ" w:date="2019-07-06T01:18:00Z">
              <w:tcPr>
                <w:tcW w:w="960" w:type="dxa"/>
                <w:hideMark/>
              </w:tcPr>
            </w:tcPrChange>
          </w:tcPr>
          <w:p w14:paraId="3CC468B1" w14:textId="77777777" w:rsidR="00BE682B" w:rsidRPr="005F3BAC" w:rsidRDefault="00BE682B" w:rsidP="00BE682B">
            <w:pPr>
              <w:rPr>
                <w:ins w:id="730" w:author="Hoan Ng" w:date="2017-03-20T22:18:00Z"/>
                <w:b/>
                <w:bCs/>
              </w:rPr>
            </w:pPr>
            <w:ins w:id="73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32" w:author="PHẠM ĐÌNH ANH VŨ" w:date="2019-07-06T01:18:00Z">
              <w:tcPr>
                <w:tcW w:w="960" w:type="dxa"/>
                <w:hideMark/>
              </w:tcPr>
            </w:tcPrChange>
          </w:tcPr>
          <w:p w14:paraId="55F11BED" w14:textId="77777777" w:rsidR="00BE682B" w:rsidRPr="005F3BAC" w:rsidRDefault="00BE682B" w:rsidP="00BE682B">
            <w:pPr>
              <w:rPr>
                <w:ins w:id="733" w:author="Hoan Ng" w:date="2017-03-20T22:18:00Z"/>
                <w:b/>
                <w:bCs/>
              </w:rPr>
            </w:pPr>
            <w:ins w:id="73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41F11205" w14:textId="77777777" w:rsidTr="00294F04">
        <w:trPr>
          <w:trHeight w:val="300"/>
          <w:ins w:id="735" w:author="Hoan Ng" w:date="2017-03-20T22:18:00Z"/>
          <w:trPrChange w:id="736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737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4AD638F6" w14:textId="77777777" w:rsidR="00BE682B" w:rsidRPr="005F3BAC" w:rsidRDefault="00BE682B" w:rsidP="00BE682B">
            <w:pPr>
              <w:rPr>
                <w:ins w:id="738" w:author="Hoan Ng" w:date="2017-03-20T22:18:00Z"/>
                <w:b/>
                <w:bCs/>
              </w:rPr>
            </w:pPr>
            <w:ins w:id="7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740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17541341" w14:textId="564B52FA" w:rsidR="00BE682B" w:rsidRPr="005F3BAC" w:rsidRDefault="00BE682B" w:rsidP="00BE682B">
            <w:pPr>
              <w:rPr>
                <w:ins w:id="741" w:author="Hoan Ng" w:date="2017-03-20T22:18:00Z"/>
                <w:b/>
                <w:bCs/>
              </w:rPr>
            </w:pPr>
            <w:ins w:id="742" w:author="Hoan Ng" w:date="2017-03-20T22:18:00Z">
              <w:r w:rsidRPr="005F3BAC">
                <w:rPr>
                  <w:b/>
                  <w:bCs/>
                </w:rPr>
                <w:t xml:space="preserve">Module </w:t>
              </w:r>
            </w:ins>
            <w:ins w:id="743" w:author="PHẠM ĐÌNH ANH VŨ" w:date="2019-07-06T00:55:00Z">
              <w:r>
                <w:rPr>
                  <w:b/>
                  <w:bCs/>
                </w:rPr>
                <w:t>4</w:t>
              </w:r>
            </w:ins>
            <w:ins w:id="744" w:author="Hoan Ng" w:date="2017-03-20T22:18:00Z">
              <w:del w:id="745" w:author="PHẠM ĐÌNH ANH VŨ" w:date="2019-07-06T00:55:00Z">
                <w:r w:rsidRPr="005F3BAC" w:rsidDel="00446C19">
                  <w:rPr>
                    <w:b/>
                    <w:bCs/>
                  </w:rPr>
                  <w:delText>…</w:delText>
                </w:r>
              </w:del>
            </w:ins>
          </w:p>
        </w:tc>
        <w:tc>
          <w:tcPr>
            <w:tcW w:w="1027" w:type="dxa"/>
            <w:hideMark/>
            <w:tcPrChange w:id="746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0F736EF2" w14:textId="77777777" w:rsidR="00BE682B" w:rsidRPr="005F3BAC" w:rsidRDefault="00BE682B" w:rsidP="00BE682B">
            <w:pPr>
              <w:rPr>
                <w:ins w:id="747" w:author="Hoan Ng" w:date="2017-03-20T22:18:00Z"/>
                <w:b/>
                <w:bCs/>
              </w:rPr>
            </w:pPr>
            <w:ins w:id="74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749" w:author="PHẠM ĐÌNH ANH VŨ" w:date="2019-07-06T01:18:00Z">
              <w:tcPr>
                <w:tcW w:w="960" w:type="dxa"/>
                <w:hideMark/>
              </w:tcPr>
            </w:tcPrChange>
          </w:tcPr>
          <w:p w14:paraId="5A73F495" w14:textId="59F7141B" w:rsidR="00BE682B" w:rsidRPr="005F3BAC" w:rsidRDefault="00BE682B" w:rsidP="00BE682B">
            <w:pPr>
              <w:rPr>
                <w:ins w:id="750" w:author="Hoan Ng" w:date="2017-03-20T22:18:00Z"/>
                <w:b/>
                <w:bCs/>
              </w:rPr>
            </w:pPr>
            <w:ins w:id="751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752" w:author="PHẠM ĐÌNH ANH VŨ" w:date="2019-07-06T01:06:00Z">
              <w:r w:rsidRPr="005F3BAC">
                <w:rPr>
                  <w:b/>
                  <w:bCs/>
                </w:rPr>
                <w:t> </w:t>
              </w:r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753" w:author="PHẠM ĐÌNH ANH VŨ" w:date="2019-07-06T01:18:00Z">
              <w:tcPr>
                <w:tcW w:w="960" w:type="dxa"/>
                <w:hideMark/>
              </w:tcPr>
            </w:tcPrChange>
          </w:tcPr>
          <w:p w14:paraId="2D7ADA96" w14:textId="77777777" w:rsidR="00BE682B" w:rsidRPr="005F3BAC" w:rsidRDefault="00BE682B" w:rsidP="00BE682B">
            <w:pPr>
              <w:rPr>
                <w:ins w:id="754" w:author="Hoan Ng" w:date="2017-03-20T22:18:00Z"/>
                <w:b/>
                <w:bCs/>
              </w:rPr>
            </w:pPr>
            <w:ins w:id="7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56" w:author="PHẠM ĐÌNH ANH VŨ" w:date="2019-07-06T01:18:00Z">
              <w:tcPr>
                <w:tcW w:w="960" w:type="dxa"/>
                <w:hideMark/>
              </w:tcPr>
            </w:tcPrChange>
          </w:tcPr>
          <w:p w14:paraId="5D2079E4" w14:textId="77777777" w:rsidR="00BE682B" w:rsidRPr="005F3BAC" w:rsidRDefault="00BE682B" w:rsidP="00BE682B">
            <w:pPr>
              <w:rPr>
                <w:ins w:id="757" w:author="Hoan Ng" w:date="2017-03-20T22:18:00Z"/>
                <w:b/>
                <w:bCs/>
              </w:rPr>
            </w:pPr>
            <w:ins w:id="75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1233C1B3" w14:textId="77777777" w:rsidTr="00294F04">
        <w:trPr>
          <w:trHeight w:val="300"/>
          <w:ins w:id="759" w:author="PHẠM ĐÌNH ANH VŨ" w:date="2019-07-06T00:55:00Z"/>
          <w:trPrChange w:id="760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tcPrChange w:id="761" w:author="PHẠM ĐÌNH ANH VŨ" w:date="2019-07-06T01:18:00Z">
              <w:tcPr>
                <w:tcW w:w="983" w:type="dxa"/>
              </w:tcPr>
            </w:tcPrChange>
          </w:tcPr>
          <w:p w14:paraId="1688258E" w14:textId="77777777" w:rsidR="00BE682B" w:rsidRPr="005F3BAC" w:rsidRDefault="00BE682B" w:rsidP="00BE682B">
            <w:pPr>
              <w:rPr>
                <w:ins w:id="762" w:author="PHẠM ĐÌNH ANH VŨ" w:date="2019-07-06T00:55:00Z"/>
                <w:b/>
                <w:bCs/>
              </w:rPr>
            </w:pPr>
          </w:p>
        </w:tc>
        <w:tc>
          <w:tcPr>
            <w:tcW w:w="4691" w:type="dxa"/>
            <w:tcPrChange w:id="763" w:author="PHẠM ĐÌNH ANH VŨ" w:date="2019-07-06T01:18:00Z">
              <w:tcPr>
                <w:tcW w:w="4691" w:type="dxa"/>
                <w:gridSpan w:val="2"/>
              </w:tcPr>
            </w:tcPrChange>
          </w:tcPr>
          <w:p w14:paraId="00157774" w14:textId="3F25F84A" w:rsidR="00BE682B" w:rsidRPr="005F3BAC" w:rsidRDefault="00BE682B" w:rsidP="00BE682B">
            <w:pPr>
              <w:rPr>
                <w:ins w:id="764" w:author="PHẠM ĐÌNH ANH VŨ" w:date="2019-07-06T00:55:00Z"/>
                <w:b/>
                <w:bCs/>
              </w:rPr>
            </w:pPr>
            <w:ins w:id="765" w:author="PHẠM ĐÌNH ANH VŨ" w:date="2019-07-06T00:55:00Z">
              <w:r w:rsidRPr="005F3BAC">
                <w:rPr>
                  <w:b/>
                  <w:bCs/>
                </w:rPr>
                <w:t xml:space="preserve">Module </w:t>
              </w:r>
              <w:r>
                <w:rPr>
                  <w:b/>
                  <w:bCs/>
                </w:rPr>
                <w:t>5</w:t>
              </w:r>
            </w:ins>
          </w:p>
        </w:tc>
        <w:tc>
          <w:tcPr>
            <w:tcW w:w="1027" w:type="dxa"/>
            <w:tcPrChange w:id="766" w:author="PHẠM ĐÌNH ANH VŨ" w:date="2019-07-06T01:18:00Z">
              <w:tcPr>
                <w:tcW w:w="1027" w:type="dxa"/>
                <w:gridSpan w:val="2"/>
              </w:tcPr>
            </w:tcPrChange>
          </w:tcPr>
          <w:p w14:paraId="52945FD3" w14:textId="77777777" w:rsidR="00BE682B" w:rsidRPr="005F3BAC" w:rsidRDefault="00BE682B" w:rsidP="00BE682B">
            <w:pPr>
              <w:rPr>
                <w:ins w:id="767" w:author="PHẠM ĐÌNH ANH VŨ" w:date="2019-07-06T00:55:00Z"/>
                <w:b/>
                <w:bCs/>
              </w:rPr>
            </w:pPr>
          </w:p>
        </w:tc>
        <w:tc>
          <w:tcPr>
            <w:tcW w:w="1091" w:type="dxa"/>
            <w:tcPrChange w:id="768" w:author="PHẠM ĐÌNH ANH VŨ" w:date="2019-07-06T01:18:00Z">
              <w:tcPr>
                <w:tcW w:w="881" w:type="dxa"/>
                <w:gridSpan w:val="2"/>
              </w:tcPr>
            </w:tcPrChange>
          </w:tcPr>
          <w:p w14:paraId="212D14D2" w14:textId="76CB23BA" w:rsidR="00BE682B" w:rsidRPr="005F3BAC" w:rsidRDefault="00BE682B" w:rsidP="00BE682B">
            <w:pPr>
              <w:rPr>
                <w:ins w:id="769" w:author="PHẠM ĐÌNH ANH VŨ" w:date="2019-07-06T00:55:00Z"/>
                <w:b/>
                <w:bCs/>
              </w:rPr>
            </w:pPr>
            <w:ins w:id="770" w:author="PHẠM ĐÌNH ANH VŨ" w:date="2019-07-06T01:06:00Z">
              <w:r w:rsidRPr="005F3BAC">
                <w:rPr>
                  <w:b/>
                  <w:bCs/>
                </w:rPr>
                <w:t> </w:t>
              </w:r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tcPrChange w:id="771" w:author="PHẠM ĐÌNH ANH VŨ" w:date="2019-07-06T01:18:00Z">
              <w:tcPr>
                <w:tcW w:w="978" w:type="dxa"/>
              </w:tcPr>
            </w:tcPrChange>
          </w:tcPr>
          <w:p w14:paraId="5984845E" w14:textId="77777777" w:rsidR="00BE682B" w:rsidRPr="005F3BAC" w:rsidRDefault="00BE682B" w:rsidP="00BE682B">
            <w:pPr>
              <w:rPr>
                <w:ins w:id="772" w:author="PHẠM ĐÌNH ANH VŨ" w:date="2019-07-06T00:55:00Z"/>
                <w:b/>
                <w:bCs/>
              </w:rPr>
            </w:pPr>
          </w:p>
        </w:tc>
        <w:tc>
          <w:tcPr>
            <w:tcW w:w="790" w:type="dxa"/>
            <w:tcPrChange w:id="773" w:author="PHẠM ĐÌNH ANH VŨ" w:date="2019-07-06T01:18:00Z">
              <w:tcPr>
                <w:tcW w:w="790" w:type="dxa"/>
              </w:tcPr>
            </w:tcPrChange>
          </w:tcPr>
          <w:p w14:paraId="4BD7004F" w14:textId="77777777" w:rsidR="00BE682B" w:rsidRPr="005F3BAC" w:rsidRDefault="00BE682B" w:rsidP="00BE682B">
            <w:pPr>
              <w:rPr>
                <w:ins w:id="774" w:author="PHẠM ĐÌNH ANH VŨ" w:date="2019-07-06T00:55:00Z"/>
                <w:b/>
                <w:bCs/>
              </w:rPr>
            </w:pPr>
          </w:p>
        </w:tc>
      </w:tr>
      <w:tr w:rsidR="00BE682B" w:rsidRPr="005F3BAC" w14:paraId="08A93643" w14:textId="77777777" w:rsidTr="00294F04">
        <w:trPr>
          <w:trHeight w:val="300"/>
          <w:ins w:id="775" w:author="PHẠM ĐÌNH ANH VŨ" w:date="2019-07-06T00:55:00Z"/>
          <w:trPrChange w:id="776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tcPrChange w:id="777" w:author="PHẠM ĐÌNH ANH VŨ" w:date="2019-07-06T01:18:00Z">
              <w:tcPr>
                <w:tcW w:w="983" w:type="dxa"/>
              </w:tcPr>
            </w:tcPrChange>
          </w:tcPr>
          <w:p w14:paraId="51D8B53B" w14:textId="77777777" w:rsidR="00BE682B" w:rsidRPr="005F3BAC" w:rsidRDefault="00BE682B" w:rsidP="00BE682B">
            <w:pPr>
              <w:rPr>
                <w:ins w:id="778" w:author="PHẠM ĐÌNH ANH VŨ" w:date="2019-07-06T00:55:00Z"/>
                <w:b/>
                <w:bCs/>
              </w:rPr>
            </w:pPr>
          </w:p>
        </w:tc>
        <w:tc>
          <w:tcPr>
            <w:tcW w:w="4691" w:type="dxa"/>
            <w:tcPrChange w:id="779" w:author="PHẠM ĐÌNH ANH VŨ" w:date="2019-07-06T01:18:00Z">
              <w:tcPr>
                <w:tcW w:w="4691" w:type="dxa"/>
                <w:gridSpan w:val="2"/>
              </w:tcPr>
            </w:tcPrChange>
          </w:tcPr>
          <w:p w14:paraId="01AD7FB0" w14:textId="248DBC73" w:rsidR="00BE682B" w:rsidRPr="005F3BAC" w:rsidRDefault="00BE682B" w:rsidP="00BE682B">
            <w:pPr>
              <w:rPr>
                <w:ins w:id="780" w:author="PHẠM ĐÌNH ANH VŨ" w:date="2019-07-06T00:55:00Z"/>
                <w:b/>
                <w:bCs/>
              </w:rPr>
            </w:pPr>
            <w:ins w:id="781" w:author="PHẠM ĐÌNH ANH VŨ" w:date="2019-07-06T00:55:00Z">
              <w:r w:rsidRPr="005F3BAC">
                <w:rPr>
                  <w:b/>
                  <w:bCs/>
                </w:rPr>
                <w:t xml:space="preserve">Module </w:t>
              </w:r>
              <w:r>
                <w:rPr>
                  <w:b/>
                  <w:bCs/>
                </w:rPr>
                <w:t>6</w:t>
              </w:r>
            </w:ins>
          </w:p>
        </w:tc>
        <w:tc>
          <w:tcPr>
            <w:tcW w:w="1027" w:type="dxa"/>
            <w:tcPrChange w:id="782" w:author="PHẠM ĐÌNH ANH VŨ" w:date="2019-07-06T01:18:00Z">
              <w:tcPr>
                <w:tcW w:w="1027" w:type="dxa"/>
                <w:gridSpan w:val="2"/>
              </w:tcPr>
            </w:tcPrChange>
          </w:tcPr>
          <w:p w14:paraId="780841F3" w14:textId="77777777" w:rsidR="00BE682B" w:rsidRPr="005F3BAC" w:rsidRDefault="00BE682B" w:rsidP="00BE682B">
            <w:pPr>
              <w:rPr>
                <w:ins w:id="783" w:author="PHẠM ĐÌNH ANH VŨ" w:date="2019-07-06T00:55:00Z"/>
                <w:b/>
                <w:bCs/>
              </w:rPr>
            </w:pPr>
          </w:p>
        </w:tc>
        <w:tc>
          <w:tcPr>
            <w:tcW w:w="1091" w:type="dxa"/>
            <w:tcPrChange w:id="784" w:author="PHẠM ĐÌNH ANH VŨ" w:date="2019-07-06T01:18:00Z">
              <w:tcPr>
                <w:tcW w:w="881" w:type="dxa"/>
                <w:gridSpan w:val="2"/>
              </w:tcPr>
            </w:tcPrChange>
          </w:tcPr>
          <w:p w14:paraId="6FD6FE43" w14:textId="6A268131" w:rsidR="00BE682B" w:rsidRPr="005F3BAC" w:rsidRDefault="00BE682B" w:rsidP="00BE682B">
            <w:pPr>
              <w:rPr>
                <w:ins w:id="785" w:author="PHẠM ĐÌNH ANH VŨ" w:date="2019-07-06T00:55:00Z"/>
                <w:b/>
                <w:bCs/>
              </w:rPr>
            </w:pPr>
            <w:ins w:id="786" w:author="PHẠM ĐÌNH ANH VŨ" w:date="2019-07-06T01:06:00Z">
              <w:r w:rsidRPr="005F3BAC">
                <w:rPr>
                  <w:b/>
                  <w:bCs/>
                </w:rPr>
                <w:t> </w:t>
              </w:r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tcPrChange w:id="787" w:author="PHẠM ĐÌNH ANH VŨ" w:date="2019-07-06T01:18:00Z">
              <w:tcPr>
                <w:tcW w:w="978" w:type="dxa"/>
              </w:tcPr>
            </w:tcPrChange>
          </w:tcPr>
          <w:p w14:paraId="25E55258" w14:textId="77777777" w:rsidR="00BE682B" w:rsidRPr="005F3BAC" w:rsidRDefault="00BE682B" w:rsidP="00BE682B">
            <w:pPr>
              <w:rPr>
                <w:ins w:id="788" w:author="PHẠM ĐÌNH ANH VŨ" w:date="2019-07-06T00:55:00Z"/>
                <w:b/>
                <w:bCs/>
              </w:rPr>
            </w:pPr>
          </w:p>
        </w:tc>
        <w:tc>
          <w:tcPr>
            <w:tcW w:w="790" w:type="dxa"/>
            <w:tcPrChange w:id="789" w:author="PHẠM ĐÌNH ANH VŨ" w:date="2019-07-06T01:18:00Z">
              <w:tcPr>
                <w:tcW w:w="790" w:type="dxa"/>
              </w:tcPr>
            </w:tcPrChange>
          </w:tcPr>
          <w:p w14:paraId="6994B323" w14:textId="77777777" w:rsidR="00BE682B" w:rsidRPr="005F3BAC" w:rsidRDefault="00BE682B" w:rsidP="00BE682B">
            <w:pPr>
              <w:rPr>
                <w:ins w:id="790" w:author="PHẠM ĐÌNH ANH VŨ" w:date="2019-07-06T00:55:00Z"/>
                <w:b/>
                <w:bCs/>
              </w:rPr>
            </w:pPr>
          </w:p>
        </w:tc>
      </w:tr>
      <w:tr w:rsidR="00BE682B" w:rsidRPr="005F3BAC" w14:paraId="2155419A" w14:textId="77777777" w:rsidTr="005F3BAC">
        <w:trPr>
          <w:trHeight w:val="300"/>
          <w:ins w:id="791" w:author="Hoan Ng" w:date="2017-03-20T22:18:00Z"/>
          <w:trPrChange w:id="792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793" w:author="Hoan Ng" w:date="2017-03-20T22:19:00Z">
              <w:tcPr>
                <w:tcW w:w="15320" w:type="dxa"/>
                <w:gridSpan w:val="9"/>
                <w:hideMark/>
              </w:tcPr>
            </w:tcPrChange>
          </w:tcPr>
          <w:p w14:paraId="584D1CC3" w14:textId="77777777" w:rsidR="00BE682B" w:rsidRPr="005F3BAC" w:rsidRDefault="00BE682B" w:rsidP="00BE682B">
            <w:pPr>
              <w:rPr>
                <w:ins w:id="794" w:author="Hoan Ng" w:date="2017-03-20T22:18:00Z"/>
                <w:b/>
                <w:bCs/>
              </w:rPr>
            </w:pPr>
            <w:ins w:id="795" w:author="Hoan Ng" w:date="2017-03-20T22:18:00Z">
              <w:r w:rsidRPr="005F3BAC">
                <w:rPr>
                  <w:b/>
                  <w:bCs/>
                </w:rPr>
                <w:t>IV. NỘP BÁO CÁO TIẾN ĐỘ &amp; SẢN PHẨM…</w:t>
              </w:r>
            </w:ins>
          </w:p>
        </w:tc>
      </w:tr>
      <w:tr w:rsidR="00BE682B" w:rsidRPr="005F3BAC" w14:paraId="08A95BAF" w14:textId="77777777" w:rsidTr="00294F04">
        <w:trPr>
          <w:trHeight w:val="300"/>
          <w:ins w:id="796" w:author="Hoan Ng" w:date="2017-03-20T22:18:00Z"/>
          <w:trPrChange w:id="797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798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5EC285D6" w14:textId="77777777" w:rsidR="00BE682B" w:rsidRPr="005F3BAC" w:rsidRDefault="00BE682B" w:rsidP="00BE682B">
            <w:pPr>
              <w:rPr>
                <w:ins w:id="799" w:author="Hoan Ng" w:date="2017-03-20T22:18:00Z"/>
                <w:b/>
                <w:bCs/>
              </w:rPr>
            </w:pPr>
            <w:ins w:id="8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801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67955B3A" w14:textId="77777777" w:rsidR="00BE682B" w:rsidRPr="005F3BAC" w:rsidRDefault="00BE682B" w:rsidP="00BE682B">
            <w:pPr>
              <w:rPr>
                <w:ins w:id="802" w:author="Hoan Ng" w:date="2017-03-20T22:18:00Z"/>
                <w:b/>
                <w:bCs/>
              </w:rPr>
            </w:pPr>
            <w:ins w:id="803" w:author="Hoan Ng" w:date="2017-03-20T22:18:00Z">
              <w:r w:rsidRPr="005F3BAC">
                <w:rPr>
                  <w:b/>
                  <w:bCs/>
                </w:rPr>
                <w:t>Nộp lần 1</w:t>
              </w:r>
            </w:ins>
          </w:p>
        </w:tc>
        <w:tc>
          <w:tcPr>
            <w:tcW w:w="1027" w:type="dxa"/>
            <w:hideMark/>
            <w:tcPrChange w:id="804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67D99CE8" w14:textId="12836B64" w:rsidR="00BE682B" w:rsidRPr="005F3BAC" w:rsidRDefault="00BE682B" w:rsidP="00BE682B">
            <w:pPr>
              <w:rPr>
                <w:ins w:id="805" w:author="Hoan Ng" w:date="2017-03-20T22:18:00Z"/>
                <w:b/>
                <w:bCs/>
              </w:rPr>
            </w:pPr>
            <w:ins w:id="8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807" w:author="PHẠM ĐÌNH ANH VŨ" w:date="2019-07-06T01:18:00Z">
              <w:tcPr>
                <w:tcW w:w="960" w:type="dxa"/>
                <w:hideMark/>
              </w:tcPr>
            </w:tcPrChange>
          </w:tcPr>
          <w:p w14:paraId="22654C25" w14:textId="6168B44C" w:rsidR="00BE682B" w:rsidRPr="005F3BAC" w:rsidRDefault="00BE682B" w:rsidP="00BE682B">
            <w:pPr>
              <w:rPr>
                <w:ins w:id="808" w:author="Hoan Ng" w:date="2017-03-20T22:18:00Z"/>
                <w:b/>
                <w:bCs/>
              </w:rPr>
            </w:pPr>
            <w:ins w:id="809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810" w:author="PHẠM ĐÌNH ANH VŨ" w:date="2019-07-06T01:02:00Z"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811" w:author="PHẠM ĐÌNH ANH VŨ" w:date="2019-07-06T01:18:00Z">
              <w:tcPr>
                <w:tcW w:w="960" w:type="dxa"/>
                <w:hideMark/>
              </w:tcPr>
            </w:tcPrChange>
          </w:tcPr>
          <w:p w14:paraId="2326F572" w14:textId="77777777" w:rsidR="00BE682B" w:rsidRPr="005F3BAC" w:rsidRDefault="00BE682B" w:rsidP="00BE682B">
            <w:pPr>
              <w:rPr>
                <w:ins w:id="812" w:author="Hoan Ng" w:date="2017-03-20T22:18:00Z"/>
                <w:b/>
                <w:bCs/>
              </w:rPr>
            </w:pPr>
            <w:ins w:id="81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814" w:author="PHẠM ĐÌNH ANH VŨ" w:date="2019-07-06T01:18:00Z">
              <w:tcPr>
                <w:tcW w:w="960" w:type="dxa"/>
                <w:hideMark/>
              </w:tcPr>
            </w:tcPrChange>
          </w:tcPr>
          <w:p w14:paraId="28A2CD43" w14:textId="77777777" w:rsidR="00BE682B" w:rsidRPr="005F3BAC" w:rsidRDefault="00BE682B" w:rsidP="00BE682B">
            <w:pPr>
              <w:rPr>
                <w:ins w:id="815" w:author="Hoan Ng" w:date="2017-03-20T22:18:00Z"/>
                <w:b/>
                <w:bCs/>
              </w:rPr>
            </w:pPr>
            <w:ins w:id="81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6B5C81B7" w14:textId="77777777" w:rsidTr="00294F04">
        <w:trPr>
          <w:trHeight w:val="300"/>
          <w:ins w:id="817" w:author="Hoan Ng" w:date="2017-03-20T22:18:00Z"/>
          <w:trPrChange w:id="818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819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642F01F8" w14:textId="77777777" w:rsidR="00BE682B" w:rsidRPr="005F3BAC" w:rsidRDefault="00BE682B" w:rsidP="00BE682B">
            <w:pPr>
              <w:rPr>
                <w:ins w:id="820" w:author="Hoan Ng" w:date="2017-03-20T22:18:00Z"/>
                <w:b/>
                <w:bCs/>
              </w:rPr>
            </w:pPr>
            <w:ins w:id="8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822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7A6B662D" w14:textId="77777777" w:rsidR="00BE682B" w:rsidRPr="005F3BAC" w:rsidRDefault="00BE682B" w:rsidP="00BE682B">
            <w:pPr>
              <w:rPr>
                <w:ins w:id="823" w:author="Hoan Ng" w:date="2017-03-20T22:18:00Z"/>
                <w:b/>
                <w:bCs/>
              </w:rPr>
            </w:pPr>
            <w:ins w:id="824" w:author="Hoan Ng" w:date="2017-03-20T22:18:00Z">
              <w:r w:rsidRPr="005F3BAC">
                <w:rPr>
                  <w:b/>
                  <w:bCs/>
                </w:rPr>
                <w:t>Nộp lần 2</w:t>
              </w:r>
            </w:ins>
          </w:p>
        </w:tc>
        <w:tc>
          <w:tcPr>
            <w:tcW w:w="1027" w:type="dxa"/>
            <w:hideMark/>
            <w:tcPrChange w:id="825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053BB972" w14:textId="760AAC5D" w:rsidR="00BE682B" w:rsidRPr="005F3BAC" w:rsidRDefault="00BE682B" w:rsidP="00BE682B">
            <w:pPr>
              <w:rPr>
                <w:ins w:id="826" w:author="Hoan Ng" w:date="2017-03-20T22:18:00Z"/>
                <w:b/>
                <w:bCs/>
              </w:rPr>
            </w:pPr>
            <w:ins w:id="8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828" w:author="PHẠM ĐÌNH ANH VŨ" w:date="2019-07-06T01:18:00Z">
              <w:tcPr>
                <w:tcW w:w="960" w:type="dxa"/>
                <w:hideMark/>
              </w:tcPr>
            </w:tcPrChange>
          </w:tcPr>
          <w:p w14:paraId="5F460FDF" w14:textId="5D6D27A0" w:rsidR="00BE682B" w:rsidRPr="005F3BAC" w:rsidRDefault="00BE682B" w:rsidP="00BE682B">
            <w:pPr>
              <w:rPr>
                <w:ins w:id="829" w:author="Hoan Ng" w:date="2017-03-20T22:18:00Z"/>
                <w:b/>
                <w:bCs/>
              </w:rPr>
            </w:pPr>
            <w:ins w:id="830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831" w:author="PHẠM ĐÌNH ANH VŨ" w:date="2019-07-06T01:02:00Z"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832" w:author="PHẠM ĐÌNH ANH VŨ" w:date="2019-07-06T01:18:00Z">
              <w:tcPr>
                <w:tcW w:w="960" w:type="dxa"/>
                <w:hideMark/>
              </w:tcPr>
            </w:tcPrChange>
          </w:tcPr>
          <w:p w14:paraId="1DDBC677" w14:textId="77777777" w:rsidR="00BE682B" w:rsidRPr="005F3BAC" w:rsidRDefault="00BE682B" w:rsidP="00BE682B">
            <w:pPr>
              <w:rPr>
                <w:ins w:id="833" w:author="Hoan Ng" w:date="2017-03-20T22:18:00Z"/>
                <w:b/>
                <w:bCs/>
              </w:rPr>
            </w:pPr>
            <w:ins w:id="83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835" w:author="PHẠM ĐÌNH ANH VŨ" w:date="2019-07-06T01:18:00Z">
              <w:tcPr>
                <w:tcW w:w="960" w:type="dxa"/>
                <w:hideMark/>
              </w:tcPr>
            </w:tcPrChange>
          </w:tcPr>
          <w:p w14:paraId="13597EA7" w14:textId="77777777" w:rsidR="00BE682B" w:rsidRPr="005F3BAC" w:rsidRDefault="00BE682B" w:rsidP="00BE682B">
            <w:pPr>
              <w:rPr>
                <w:ins w:id="836" w:author="Hoan Ng" w:date="2017-03-20T22:18:00Z"/>
                <w:b/>
                <w:bCs/>
              </w:rPr>
            </w:pPr>
            <w:ins w:id="83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24418DBC" w14:textId="77777777" w:rsidTr="00294F04">
        <w:trPr>
          <w:trHeight w:val="300"/>
          <w:ins w:id="838" w:author="Hoan Ng" w:date="2017-03-20T22:18:00Z"/>
          <w:trPrChange w:id="839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840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56E93A65" w14:textId="77777777" w:rsidR="00BE682B" w:rsidRPr="005F3BAC" w:rsidRDefault="00BE682B" w:rsidP="00BE682B">
            <w:pPr>
              <w:rPr>
                <w:ins w:id="841" w:author="Hoan Ng" w:date="2017-03-20T22:18:00Z"/>
                <w:b/>
                <w:bCs/>
              </w:rPr>
            </w:pPr>
            <w:ins w:id="8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843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4C722AB4" w14:textId="77777777" w:rsidR="00BE682B" w:rsidRPr="005F3BAC" w:rsidRDefault="00BE682B" w:rsidP="00BE682B">
            <w:pPr>
              <w:rPr>
                <w:ins w:id="844" w:author="Hoan Ng" w:date="2017-03-20T22:18:00Z"/>
                <w:b/>
                <w:bCs/>
              </w:rPr>
            </w:pPr>
            <w:ins w:id="845" w:author="Hoan Ng" w:date="2017-03-20T22:18:00Z">
              <w:r w:rsidRPr="005F3BAC">
                <w:rPr>
                  <w:b/>
                  <w:bCs/>
                </w:rPr>
                <w:t>Nộp lần 3</w:t>
              </w:r>
            </w:ins>
          </w:p>
        </w:tc>
        <w:tc>
          <w:tcPr>
            <w:tcW w:w="1027" w:type="dxa"/>
            <w:hideMark/>
            <w:tcPrChange w:id="846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52DD1873" w14:textId="77777777" w:rsidR="00BE682B" w:rsidRPr="005F3BAC" w:rsidRDefault="00BE682B" w:rsidP="00BE682B">
            <w:pPr>
              <w:rPr>
                <w:ins w:id="847" w:author="Hoan Ng" w:date="2017-03-20T22:18:00Z"/>
                <w:b/>
                <w:bCs/>
              </w:rPr>
            </w:pPr>
            <w:ins w:id="84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849" w:author="PHẠM ĐÌNH ANH VŨ" w:date="2019-07-06T01:18:00Z">
              <w:tcPr>
                <w:tcW w:w="960" w:type="dxa"/>
                <w:hideMark/>
              </w:tcPr>
            </w:tcPrChange>
          </w:tcPr>
          <w:p w14:paraId="06FFE48C" w14:textId="5E9B142B" w:rsidR="00BE682B" w:rsidRPr="005F3BAC" w:rsidRDefault="00BE682B" w:rsidP="00BE682B">
            <w:pPr>
              <w:rPr>
                <w:ins w:id="850" w:author="Hoan Ng" w:date="2017-03-20T22:18:00Z"/>
                <w:b/>
                <w:bCs/>
              </w:rPr>
            </w:pPr>
            <w:ins w:id="851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852" w:author="PHẠM ĐÌNH ANH VŨ" w:date="2019-07-06T01:02:00Z">
              <w:r>
                <w:rPr>
                  <w:b/>
                  <w:bCs/>
                </w:rPr>
                <w:t>Cả nhóm</w:t>
              </w:r>
            </w:ins>
          </w:p>
        </w:tc>
        <w:tc>
          <w:tcPr>
            <w:tcW w:w="768" w:type="dxa"/>
            <w:hideMark/>
            <w:tcPrChange w:id="853" w:author="PHẠM ĐÌNH ANH VŨ" w:date="2019-07-06T01:18:00Z">
              <w:tcPr>
                <w:tcW w:w="960" w:type="dxa"/>
                <w:hideMark/>
              </w:tcPr>
            </w:tcPrChange>
          </w:tcPr>
          <w:p w14:paraId="21EF9080" w14:textId="77777777" w:rsidR="00BE682B" w:rsidRPr="005F3BAC" w:rsidRDefault="00BE682B" w:rsidP="00BE682B">
            <w:pPr>
              <w:rPr>
                <w:ins w:id="854" w:author="Hoan Ng" w:date="2017-03-20T22:18:00Z"/>
                <w:b/>
                <w:bCs/>
              </w:rPr>
            </w:pPr>
            <w:ins w:id="8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856" w:author="PHẠM ĐÌNH ANH VŨ" w:date="2019-07-06T01:18:00Z">
              <w:tcPr>
                <w:tcW w:w="960" w:type="dxa"/>
                <w:hideMark/>
              </w:tcPr>
            </w:tcPrChange>
          </w:tcPr>
          <w:p w14:paraId="7E873678" w14:textId="77777777" w:rsidR="00BE682B" w:rsidRPr="005F3BAC" w:rsidRDefault="00BE682B" w:rsidP="00BE682B">
            <w:pPr>
              <w:rPr>
                <w:ins w:id="857" w:author="Hoan Ng" w:date="2017-03-20T22:18:00Z"/>
                <w:b/>
                <w:bCs/>
              </w:rPr>
            </w:pPr>
            <w:ins w:id="85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BE682B" w:rsidRPr="005F3BAC" w14:paraId="5999AD27" w14:textId="77777777" w:rsidTr="00294F04">
        <w:trPr>
          <w:trHeight w:val="300"/>
          <w:ins w:id="859" w:author="Hoan Ng" w:date="2017-03-20T22:18:00Z"/>
          <w:trPrChange w:id="860" w:author="PHẠM ĐÌNH ANH VŨ" w:date="2019-07-06T01:18:00Z">
            <w:trPr>
              <w:trHeight w:val="300"/>
            </w:trPr>
          </w:trPrChange>
        </w:trPr>
        <w:tc>
          <w:tcPr>
            <w:tcW w:w="983" w:type="dxa"/>
            <w:hideMark/>
            <w:tcPrChange w:id="861" w:author="PHẠM ĐÌNH ANH VŨ" w:date="2019-07-06T01:18:00Z">
              <w:tcPr>
                <w:tcW w:w="8140" w:type="dxa"/>
                <w:gridSpan w:val="2"/>
                <w:hideMark/>
              </w:tcPr>
            </w:tcPrChange>
          </w:tcPr>
          <w:p w14:paraId="01E72DC2" w14:textId="77777777" w:rsidR="00BE682B" w:rsidRPr="005F3BAC" w:rsidRDefault="00BE682B" w:rsidP="00BE682B">
            <w:pPr>
              <w:rPr>
                <w:ins w:id="862" w:author="Hoan Ng" w:date="2017-03-20T22:18:00Z"/>
                <w:b/>
                <w:bCs/>
              </w:rPr>
            </w:pPr>
            <w:ins w:id="86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691" w:type="dxa"/>
            <w:hideMark/>
            <w:tcPrChange w:id="864" w:author="PHẠM ĐÌNH ANH VŨ" w:date="2019-07-06T01:18:00Z">
              <w:tcPr>
                <w:tcW w:w="3340" w:type="dxa"/>
                <w:gridSpan w:val="2"/>
                <w:hideMark/>
              </w:tcPr>
            </w:tcPrChange>
          </w:tcPr>
          <w:p w14:paraId="1CD31165" w14:textId="77777777" w:rsidR="00BE682B" w:rsidRPr="005F3BAC" w:rsidRDefault="00BE682B" w:rsidP="00BE682B">
            <w:pPr>
              <w:rPr>
                <w:ins w:id="865" w:author="Hoan Ng" w:date="2017-03-20T22:18:00Z"/>
                <w:b/>
                <w:bCs/>
              </w:rPr>
            </w:pPr>
            <w:ins w:id="866" w:author="Hoan Ng" w:date="2017-03-20T22:18:00Z">
              <w:del w:id="867" w:author="PHẠM ĐÌNH ANH VŨ" w:date="2019-07-06T00:55:00Z">
                <w:r w:rsidRPr="005F3BAC" w:rsidDel="00446C19">
                  <w:rPr>
                    <w:b/>
                    <w:bCs/>
                  </w:rPr>
                  <w:delText>Nộp lần …</w:delText>
                </w:r>
              </w:del>
            </w:ins>
          </w:p>
        </w:tc>
        <w:tc>
          <w:tcPr>
            <w:tcW w:w="1027" w:type="dxa"/>
            <w:hideMark/>
            <w:tcPrChange w:id="868" w:author="PHẠM ĐÌNH ANH VŨ" w:date="2019-07-06T01:18:00Z">
              <w:tcPr>
                <w:tcW w:w="960" w:type="dxa"/>
                <w:gridSpan w:val="2"/>
                <w:hideMark/>
              </w:tcPr>
            </w:tcPrChange>
          </w:tcPr>
          <w:p w14:paraId="684EFFB8" w14:textId="77777777" w:rsidR="00BE682B" w:rsidRPr="005F3BAC" w:rsidRDefault="00BE682B" w:rsidP="00BE682B">
            <w:pPr>
              <w:rPr>
                <w:ins w:id="869" w:author="Hoan Ng" w:date="2017-03-20T22:18:00Z"/>
                <w:b/>
                <w:bCs/>
              </w:rPr>
            </w:pPr>
            <w:ins w:id="87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1091" w:type="dxa"/>
            <w:hideMark/>
            <w:tcPrChange w:id="871" w:author="PHẠM ĐÌNH ANH VŨ" w:date="2019-07-06T01:18:00Z">
              <w:tcPr>
                <w:tcW w:w="960" w:type="dxa"/>
                <w:hideMark/>
              </w:tcPr>
            </w:tcPrChange>
          </w:tcPr>
          <w:p w14:paraId="39B5373F" w14:textId="77777777" w:rsidR="00BE682B" w:rsidRPr="005F3BAC" w:rsidRDefault="00BE682B" w:rsidP="00BE682B">
            <w:pPr>
              <w:rPr>
                <w:ins w:id="872" w:author="Hoan Ng" w:date="2017-03-20T22:18:00Z"/>
                <w:b/>
                <w:bCs/>
              </w:rPr>
            </w:pPr>
            <w:ins w:id="8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68" w:type="dxa"/>
            <w:hideMark/>
            <w:tcPrChange w:id="874" w:author="PHẠM ĐÌNH ANH VŨ" w:date="2019-07-06T01:18:00Z">
              <w:tcPr>
                <w:tcW w:w="960" w:type="dxa"/>
                <w:hideMark/>
              </w:tcPr>
            </w:tcPrChange>
          </w:tcPr>
          <w:p w14:paraId="781539F5" w14:textId="77777777" w:rsidR="00BE682B" w:rsidRPr="005F3BAC" w:rsidRDefault="00BE682B" w:rsidP="00BE682B">
            <w:pPr>
              <w:rPr>
                <w:ins w:id="875" w:author="Hoan Ng" w:date="2017-03-20T22:18:00Z"/>
                <w:b/>
                <w:bCs/>
              </w:rPr>
            </w:pPr>
            <w:ins w:id="87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877" w:author="PHẠM ĐÌNH ANH VŨ" w:date="2019-07-06T01:18:00Z">
              <w:tcPr>
                <w:tcW w:w="960" w:type="dxa"/>
                <w:hideMark/>
              </w:tcPr>
            </w:tcPrChange>
          </w:tcPr>
          <w:p w14:paraId="615D768B" w14:textId="77777777" w:rsidR="00BE682B" w:rsidRPr="005F3BAC" w:rsidRDefault="00BE682B" w:rsidP="00BE682B">
            <w:pPr>
              <w:rPr>
                <w:ins w:id="878" w:author="Hoan Ng" w:date="2017-03-20T22:18:00Z"/>
                <w:b/>
                <w:bCs/>
              </w:rPr>
            </w:pPr>
            <w:ins w:id="87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</w:tbl>
    <w:p w14:paraId="6382D436" w14:textId="783AF59D" w:rsidR="008854BF" w:rsidRPr="007E56BA" w:rsidRDefault="008854BF">
      <w:pPr>
        <w:rPr>
          <w:b/>
        </w:rPr>
      </w:pPr>
    </w:p>
    <w:p w14:paraId="3B481FDC" w14:textId="77777777" w:rsidR="007E56BA" w:rsidRPr="007E56BA" w:rsidRDefault="007E56BA">
      <w:pPr>
        <w:rPr>
          <w:b/>
        </w:rPr>
      </w:pPr>
      <w:r w:rsidRPr="007E56BA">
        <w:rPr>
          <w:b/>
        </w:rPr>
        <w:t>Chương 1: Hiện trạng</w:t>
      </w:r>
    </w:p>
    <w:p w14:paraId="13F3DB8E" w14:textId="378E3B6E" w:rsidR="00046086" w:rsidDel="00CD325B" w:rsidRDefault="00046086">
      <w:pPr>
        <w:ind w:left="360"/>
        <w:rPr>
          <w:del w:id="880" w:author="Hoan Ng" w:date="2017-03-20T21:39:00Z"/>
        </w:rPr>
      </w:pPr>
      <w:ins w:id="881" w:author="Hoan Ng" w:date="2017-03-20T21:39:00Z">
        <w:r>
          <w:t xml:space="preserve">1.1. </w:t>
        </w:r>
      </w:ins>
      <w:r w:rsidR="003715AE" w:rsidRPr="007E56BA">
        <w:t>Hiện trạng tổ chức</w:t>
      </w:r>
      <w:ins w:id="882" w:author="PHẠM ĐÌNH ANH VŨ" w:date="2019-06-23T11:37:00Z">
        <w:r w:rsidR="00CD325B">
          <w:t xml:space="preserve"> </w:t>
        </w:r>
      </w:ins>
      <w:ins w:id="883" w:author="PHẠM ĐÌNH ANH VŨ" w:date="2019-06-23T11:38:00Z">
        <w:r w:rsidR="00CD325B">
          <w:t xml:space="preserve">   </w:t>
        </w:r>
        <w:r w:rsidR="00CD325B">
          <w:tab/>
        </w:r>
      </w:ins>
    </w:p>
    <w:p w14:paraId="668ABBCE" w14:textId="7353CDA9" w:rsidR="00CD325B" w:rsidRDefault="00CD325B">
      <w:pPr>
        <w:rPr>
          <w:ins w:id="884" w:author="PHẠM ĐÌNH ANH VŨ" w:date="2019-06-23T11:38:00Z"/>
        </w:rPr>
      </w:pPr>
    </w:p>
    <w:p w14:paraId="7105C7F3" w14:textId="3BB26B9D" w:rsidR="00CD325B" w:rsidRDefault="00CD325B">
      <w:pPr>
        <w:rPr>
          <w:ins w:id="885" w:author="PHẠM ĐÌNH ANH VŨ" w:date="2019-06-23T11:38:00Z"/>
        </w:rPr>
        <w:pPrChange w:id="886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  <w:ins w:id="887" w:author="PHẠM ĐÌNH ANH VŨ" w:date="2019-06-23T11:3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9376" behindDoc="1" locked="0" layoutInCell="1" allowOverlap="1" wp14:anchorId="24A89269" wp14:editId="7E4090D5">
                  <wp:simplePos x="0" y="0"/>
                  <wp:positionH relativeFrom="column">
                    <wp:posOffset>2390775</wp:posOffset>
                  </wp:positionH>
                  <wp:positionV relativeFrom="paragraph">
                    <wp:posOffset>48260</wp:posOffset>
                  </wp:positionV>
                  <wp:extent cx="1362075" cy="419100"/>
                  <wp:effectExtent l="0" t="0" r="28575" b="19050"/>
                  <wp:wrapThrough wrapText="bothSides">
                    <wp:wrapPolygon edited="0">
                      <wp:start x="0" y="0"/>
                      <wp:lineTo x="0" y="21600"/>
                      <wp:lineTo x="21751" y="21600"/>
                      <wp:lineTo x="21751" y="0"/>
                      <wp:lineTo x="0" y="0"/>
                    </wp:wrapPolygon>
                  </wp:wrapThrough>
                  <wp:docPr id="103" name="Hình chữ nhật 10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62075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5D750E" w14:textId="0C680CA1" w:rsidR="00446C19" w:rsidRDefault="00446C19">
                              <w:pPr>
                                <w:jc w:val="center"/>
                                <w:pPrChange w:id="888" w:author="PHẠM ĐÌNH ANH VŨ" w:date="2019-06-23T11:38:00Z">
                                  <w:pPr/>
                                </w:pPrChange>
                              </w:pPr>
                              <w:ins w:id="889" w:author="PHẠM ĐÌNH ANH VŨ" w:date="2019-06-23T11:38:00Z">
                                <w:r>
                                  <w:t>Giám đốc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4A89269" id="Hình chữ nhật 103" o:spid="_x0000_s1026" style="position:absolute;margin-left:188.25pt;margin-top:3.8pt;width:107.25pt;height:33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" fillcolor="#5b9bd5 [3204]" strokecolor="#1f4d78 [1604]" strokeweight="1pt">
                  <v:textbox>
                    <w:txbxContent>
                      <w:p w14:paraId="225D750E" w14:textId="0C680CA1" w:rsidR="00446C19" w:rsidRDefault="00446C19">
                        <w:pPr>
                          <w:jc w:val="center"/>
                          <w:pPrChange w:id="890" w:author="PHẠM ĐÌNH ANH VŨ" w:date="2019-06-23T11:38:00Z">
                            <w:pPr/>
                          </w:pPrChange>
                        </w:pPr>
                        <w:ins w:id="891" w:author="PHẠM ĐÌNH ANH VŨ" w:date="2019-06-23T11:38:00Z">
                          <w:r>
                            <w:t>Giám đốc</w:t>
                          </w:r>
                        </w:ins>
                      </w:p>
                    </w:txbxContent>
                  </v:textbox>
                  <w10:wrap type="through"/>
                </v:rect>
              </w:pict>
            </mc:Fallback>
          </mc:AlternateContent>
        </w:r>
        <w:r>
          <w:t xml:space="preserve"> </w:t>
        </w:r>
      </w:ins>
    </w:p>
    <w:p w14:paraId="5DD9A785" w14:textId="2A506FC8" w:rsidR="005F3BAC" w:rsidRDefault="00F30077">
      <w:pPr>
        <w:ind w:left="360"/>
        <w:rPr>
          <w:ins w:id="892" w:author="PHẠM ĐÌNH ANH VŨ" w:date="2019-06-23T11:38:00Z"/>
        </w:rPr>
      </w:pPr>
      <w:ins w:id="893" w:author="PHẠM ĐÌNH ANH VŨ" w:date="2019-06-23T11:4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7024" behindDoc="0" locked="0" layoutInCell="1" allowOverlap="1" wp14:anchorId="38DC1526" wp14:editId="0B6412EA">
                  <wp:simplePos x="0" y="0"/>
                  <wp:positionH relativeFrom="column">
                    <wp:posOffset>3733801</wp:posOffset>
                  </wp:positionH>
                  <wp:positionV relativeFrom="paragraph">
                    <wp:posOffset>124460</wp:posOffset>
                  </wp:positionV>
                  <wp:extent cx="990600" cy="419100"/>
                  <wp:effectExtent l="0" t="0" r="76200" b="57150"/>
                  <wp:wrapNone/>
                  <wp:docPr id="121" name="Đường kết nối Mũi tên Thẳng 1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9060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FAE4EF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Đường kết nối Mũi tên Thẳng 121" o:spid="_x0000_s1026" type="#_x0000_t32" style="position:absolute;margin-left:294pt;margin-top:9.8pt;width:78pt;height:3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6000" behindDoc="0" locked="0" layoutInCell="1" allowOverlap="1" wp14:anchorId="201944AD" wp14:editId="28A76B52">
                  <wp:simplePos x="0" y="0"/>
                  <wp:positionH relativeFrom="column">
                    <wp:posOffset>800100</wp:posOffset>
                  </wp:positionH>
                  <wp:positionV relativeFrom="paragraph">
                    <wp:posOffset>57785</wp:posOffset>
                  </wp:positionV>
                  <wp:extent cx="1600200" cy="447675"/>
                  <wp:effectExtent l="38100" t="0" r="19050" b="66675"/>
                  <wp:wrapNone/>
                  <wp:docPr id="120" name="Đường kết nối Mũi tên Thẳng 1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00200" cy="447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4D216A7" id="Đường kết nối Mũi tên Thẳng 120" o:spid="_x0000_s1026" type="#_x0000_t32" style="position:absolute;margin-left:63pt;margin-top:4.55pt;width:126pt;height:35.2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8048" behindDoc="0" locked="0" layoutInCell="1" allowOverlap="1" wp14:anchorId="3EF54A3E" wp14:editId="375AD9C8">
                  <wp:simplePos x="0" y="0"/>
                  <wp:positionH relativeFrom="column">
                    <wp:posOffset>2114550</wp:posOffset>
                  </wp:positionH>
                  <wp:positionV relativeFrom="paragraph">
                    <wp:posOffset>200660</wp:posOffset>
                  </wp:positionV>
                  <wp:extent cx="447675" cy="333375"/>
                  <wp:effectExtent l="38100" t="0" r="28575" b="47625"/>
                  <wp:wrapNone/>
                  <wp:docPr id="122" name="Đường kết nối Mũi tên Thẳng 1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4767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017C483D" id="Đường kết nối Mũi tên Thẳng 122" o:spid="_x0000_s1026" type="#_x0000_t32" style="position:absolute;margin-left:166.5pt;margin-top:15.8pt;width:35.25pt;height:26.25pt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94" w:author="PHẠM ĐÌNH ANH VŨ" w:date="2019-06-23T11:4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4976" behindDoc="0" locked="0" layoutInCell="1" allowOverlap="1" wp14:anchorId="2F3512AD" wp14:editId="3FD7BEC8">
                  <wp:simplePos x="0" y="0"/>
                  <wp:positionH relativeFrom="column">
                    <wp:posOffset>3114675</wp:posOffset>
                  </wp:positionH>
                  <wp:positionV relativeFrom="paragraph">
                    <wp:posOffset>191135</wp:posOffset>
                  </wp:positionV>
                  <wp:extent cx="0" cy="342900"/>
                  <wp:effectExtent l="76200" t="0" r="76200" b="57150"/>
                  <wp:wrapNone/>
                  <wp:docPr id="119" name="Đường kết nối Mũi tên Thẳng 1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7140F031" id="Đường kết nối Mũi tên Thẳng 119" o:spid="_x0000_s1026" type="#_x0000_t32" style="position:absolute;margin-left:245.25pt;margin-top:15.05pt;width:0;height:2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122CC016" w14:textId="5D35383A" w:rsidR="00CD325B" w:rsidRDefault="00A151C1">
      <w:pPr>
        <w:ind w:left="360"/>
        <w:rPr>
          <w:ins w:id="895" w:author="PHẠM ĐÌNH ANH VŨ" w:date="2019-06-23T11:38:00Z"/>
        </w:rPr>
      </w:pPr>
      <w:ins w:id="896" w:author="PHẠM ĐÌNH ANH VŨ" w:date="2019-06-23T11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3712" behindDoc="0" locked="0" layoutInCell="1" allowOverlap="1" wp14:anchorId="2FDB3387" wp14:editId="08D9587C">
                  <wp:simplePos x="0" y="0"/>
                  <wp:positionH relativeFrom="column">
                    <wp:posOffset>4676140</wp:posOffset>
                  </wp:positionH>
                  <wp:positionV relativeFrom="paragraph">
                    <wp:posOffset>266700</wp:posOffset>
                  </wp:positionV>
                  <wp:extent cx="1019175" cy="504825"/>
                  <wp:effectExtent l="0" t="0" r="28575" b="28575"/>
                  <wp:wrapNone/>
                  <wp:docPr id="111" name="Hình chữ nhật 1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94041" w14:textId="199EEADB" w:rsidR="00446C19" w:rsidRDefault="00446C19">
                              <w:pPr>
                                <w:jc w:val="center"/>
                                <w:pPrChange w:id="897" w:author="PHẠM ĐÌNH ANH VŨ" w:date="2019-06-23T11:38:00Z">
                                  <w:pPr/>
                                </w:pPrChange>
                              </w:pPr>
                              <w:ins w:id="898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899" w:author="PHẠM ĐÌNH ANH VŨ" w:date="2019-06-23T11:41:00Z">
                                <w:r>
                                  <w:t>k</w:t>
                                </w:r>
                              </w:ins>
                              <w:ins w:id="900" w:author="PHẠM ĐÌNH ANH VŨ" w:date="2019-06-23T11:42:00Z">
                                <w:r>
                                  <w:t>ỹ thuật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FDB3387" id="Hình chữ nhật 111" o:spid="_x0000_s1027" style="position:absolute;left:0;text-align:left;margin-left:368.2pt;margin-top:21pt;width:80.25pt;height:3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" fillcolor="#5b9bd5 [3204]" strokecolor="#1f4d78 [1604]" strokeweight="1pt">
                  <v:textbox>
                    <w:txbxContent>
                      <w:p w14:paraId="0FA94041" w14:textId="199EEADB" w:rsidR="00446C19" w:rsidRDefault="00446C19">
                        <w:pPr>
                          <w:jc w:val="center"/>
                          <w:pPrChange w:id="901" w:author="PHẠM ĐÌNH ANH VŨ" w:date="2019-06-23T11:38:00Z">
                            <w:pPr/>
                          </w:pPrChange>
                        </w:pPr>
                        <w:ins w:id="902" w:author="PHẠM ĐÌNH ANH VŨ" w:date="2019-06-23T11:40:00Z">
                          <w:r>
                            <w:t xml:space="preserve">Phòng </w:t>
                          </w:r>
                        </w:ins>
                        <w:ins w:id="903" w:author="PHẠM ĐÌNH ANH VŨ" w:date="2019-06-23T11:41:00Z">
                          <w:r>
                            <w:t>k</w:t>
                          </w:r>
                        </w:ins>
                        <w:ins w:id="904" w:author="PHẠM ĐÌNH ANH VŨ" w:date="2019-06-23T11:42:00Z">
                          <w:r>
                            <w:t>ỹ thuật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905" w:author="PHẠM ĐÌNH ANH VŨ" w:date="2019-06-23T11:38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1424" behindDoc="0" locked="0" layoutInCell="1" allowOverlap="1" wp14:anchorId="0ECF6FCC" wp14:editId="5F724587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248285</wp:posOffset>
                  </wp:positionV>
                  <wp:extent cx="990600" cy="533400"/>
                  <wp:effectExtent l="0" t="0" r="19050" b="19050"/>
                  <wp:wrapNone/>
                  <wp:docPr id="105" name="Hình chữ nhật 10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8F475" w14:textId="777618EC" w:rsidR="00446C19" w:rsidRDefault="00446C19">
                              <w:pPr>
                                <w:jc w:val="center"/>
                                <w:pPrChange w:id="906" w:author="PHẠM ĐÌNH ANH VŨ" w:date="2019-06-23T11:38:00Z">
                                  <w:pPr/>
                                </w:pPrChange>
                              </w:pPr>
                              <w:ins w:id="907" w:author="PHẠM ĐÌNH ANH VŨ" w:date="2019-06-23T11:40:00Z">
                                <w:r>
                                  <w:t>Phòng kinh doanh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ECF6FCC" id="Hình chữ nhật 105" o:spid="_x0000_s1028" style="position:absolute;left:0;text-align:left;margin-left:3pt;margin-top:19.55pt;width:78pt;height:4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" fillcolor="#5b9bd5 [3204]" strokecolor="#1f4d78 [1604]" strokeweight="1pt">
                  <v:textbox>
                    <w:txbxContent>
                      <w:p w14:paraId="18B8F475" w14:textId="777618EC" w:rsidR="00446C19" w:rsidRDefault="00446C19">
                        <w:pPr>
                          <w:jc w:val="center"/>
                          <w:pPrChange w:id="908" w:author="PHẠM ĐÌNH ANH VŨ" w:date="2019-06-23T11:38:00Z">
                            <w:pPr/>
                          </w:pPrChange>
                        </w:pPr>
                        <w:ins w:id="909" w:author="PHẠM ĐÌNH ANH VŨ" w:date="2019-06-23T11:40:00Z">
                          <w:r>
                            <w:t>Phòng kinh doanh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910" w:author="PHẠM ĐÌNH ANH VŨ" w:date="2019-06-23T11:41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7568" behindDoc="0" locked="0" layoutInCell="1" allowOverlap="1" wp14:anchorId="6B834741" wp14:editId="1394BBB9">
                  <wp:simplePos x="0" y="0"/>
                  <wp:positionH relativeFrom="column">
                    <wp:posOffset>1513840</wp:posOffset>
                  </wp:positionH>
                  <wp:positionV relativeFrom="paragraph">
                    <wp:posOffset>266700</wp:posOffset>
                  </wp:positionV>
                  <wp:extent cx="1019175" cy="504825"/>
                  <wp:effectExtent l="0" t="0" r="28575" b="28575"/>
                  <wp:wrapNone/>
                  <wp:docPr id="108" name="Hình chữ nhật 10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FAF73A" w14:textId="062F0B99" w:rsidR="00446C19" w:rsidRDefault="00446C19">
                              <w:pPr>
                                <w:jc w:val="center"/>
                                <w:pPrChange w:id="911" w:author="PHẠM ĐÌNH ANH VŨ" w:date="2019-06-23T11:38:00Z">
                                  <w:pPr/>
                                </w:pPrChange>
                              </w:pPr>
                              <w:ins w:id="912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913" w:author="PHẠM ĐÌNH ANH VŨ" w:date="2019-06-23T11:41:00Z">
                                <w:r>
                                  <w:t>hành chính nhân sự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B834741" id="Hình chữ nhật 108" o:spid="_x0000_s1029" style="position:absolute;left:0;text-align:left;margin-left:119.2pt;margin-top:21pt;width:80.25pt;height:39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" fillcolor="#5b9bd5 [3204]" strokecolor="#1f4d78 [1604]" strokeweight="1pt">
                  <v:textbox>
                    <w:txbxContent>
                      <w:p w14:paraId="3EFAF73A" w14:textId="062F0B99" w:rsidR="00446C19" w:rsidRDefault="00446C19">
                        <w:pPr>
                          <w:jc w:val="center"/>
                          <w:pPrChange w:id="914" w:author="PHẠM ĐÌNH ANH VŨ" w:date="2019-06-23T11:38:00Z">
                            <w:pPr/>
                          </w:pPrChange>
                        </w:pPr>
                        <w:ins w:id="915" w:author="PHẠM ĐÌNH ANH VŨ" w:date="2019-06-23T11:40:00Z">
                          <w:r>
                            <w:t xml:space="preserve">Phòng </w:t>
                          </w:r>
                        </w:ins>
                        <w:ins w:id="916" w:author="PHẠM ĐÌNH ANH VŨ" w:date="2019-06-23T11:41:00Z">
                          <w:r>
                            <w:t>hành chính nhân sự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9616" behindDoc="0" locked="0" layoutInCell="1" allowOverlap="1" wp14:anchorId="61A20E4D" wp14:editId="7694B739">
                  <wp:simplePos x="0" y="0"/>
                  <wp:positionH relativeFrom="column">
                    <wp:posOffset>2828290</wp:posOffset>
                  </wp:positionH>
                  <wp:positionV relativeFrom="paragraph">
                    <wp:posOffset>247650</wp:posOffset>
                  </wp:positionV>
                  <wp:extent cx="1019175" cy="504825"/>
                  <wp:effectExtent l="0" t="0" r="28575" b="28575"/>
                  <wp:wrapNone/>
                  <wp:docPr id="109" name="Hình chữ nhật 10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EB6BBE" w14:textId="0E543650" w:rsidR="00446C19" w:rsidRDefault="00446C19">
                              <w:pPr>
                                <w:jc w:val="center"/>
                                <w:pPrChange w:id="917" w:author="PHẠM ĐÌNH ANH VŨ" w:date="2019-06-23T11:38:00Z">
                                  <w:pPr/>
                                </w:pPrChange>
                              </w:pPr>
                              <w:ins w:id="918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919" w:author="PHẠM ĐÌNH ANH VŨ" w:date="2019-06-23T11:41:00Z">
                                <w:r>
                                  <w:t>k</w:t>
                                </w:r>
                              </w:ins>
                              <w:ins w:id="920" w:author="PHẠM ĐÌNH ANH VŨ" w:date="2019-06-23T11:42:00Z">
                                <w:r>
                                  <w:t>ế toán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1A20E4D" id="Hình chữ nhật 109" o:spid="_x0000_s1030" style="position:absolute;left:0;text-align:left;margin-left:222.7pt;margin-top:19.5pt;width:80.25pt;height:39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" fillcolor="#5b9bd5 [3204]" strokecolor="#1f4d78 [1604]" strokeweight="1pt">
                  <v:textbox>
                    <w:txbxContent>
                      <w:p w14:paraId="7EEB6BBE" w14:textId="0E543650" w:rsidR="00446C19" w:rsidRDefault="00446C19">
                        <w:pPr>
                          <w:jc w:val="center"/>
                          <w:pPrChange w:id="921" w:author="PHẠM ĐÌNH ANH VŨ" w:date="2019-06-23T11:38:00Z">
                            <w:pPr/>
                          </w:pPrChange>
                        </w:pPr>
                        <w:ins w:id="922" w:author="PHẠM ĐÌNH ANH VŨ" w:date="2019-06-23T11:40:00Z">
                          <w:r>
                            <w:t xml:space="preserve">Phòng </w:t>
                          </w:r>
                        </w:ins>
                        <w:ins w:id="923" w:author="PHẠM ĐÌNH ANH VŨ" w:date="2019-06-23T11:41:00Z">
                          <w:r>
                            <w:t>k</w:t>
                          </w:r>
                        </w:ins>
                        <w:ins w:id="924" w:author="PHẠM ĐÌNH ANH VŨ" w:date="2019-06-23T11:42:00Z">
                          <w:r>
                            <w:t>ế toán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61154B76" w14:textId="3907041A" w:rsidR="00CD325B" w:rsidRDefault="00CD325B">
      <w:pPr>
        <w:ind w:left="360"/>
        <w:rPr>
          <w:ins w:id="925" w:author="PHẠM ĐÌNH ANH VŨ" w:date="2019-06-23T11:38:00Z"/>
        </w:rPr>
      </w:pPr>
    </w:p>
    <w:p w14:paraId="684C10F8" w14:textId="4532F471" w:rsidR="00CD325B" w:rsidRDefault="00A151C1">
      <w:pPr>
        <w:ind w:left="360"/>
        <w:rPr>
          <w:ins w:id="926" w:author="PHẠM ĐÌNH ANH VŨ" w:date="2019-06-23T11:38:00Z"/>
        </w:rPr>
      </w:pPr>
      <w:ins w:id="927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2144" behindDoc="0" locked="0" layoutInCell="1" allowOverlap="1" wp14:anchorId="4ED85E5A" wp14:editId="1EADEBC7">
                  <wp:simplePos x="0" y="0"/>
                  <wp:positionH relativeFrom="column">
                    <wp:posOffset>5353050</wp:posOffset>
                  </wp:positionH>
                  <wp:positionV relativeFrom="paragraph">
                    <wp:posOffset>219709</wp:posOffset>
                  </wp:positionV>
                  <wp:extent cx="28575" cy="1895475"/>
                  <wp:effectExtent l="0" t="0" r="28575" b="28575"/>
                  <wp:wrapNone/>
                  <wp:docPr id="128" name="Đường nối Thẳng 1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575" cy="1895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2AC6346" id="Đường nối Thẳng 128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5pt,17.3pt" to="423.75pt,1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</w:ins>
      <w:ins w:id="928" w:author="PHẠM ĐÌNH ANH VŨ" w:date="2019-06-23T11:5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1120" behindDoc="0" locked="0" layoutInCell="1" allowOverlap="1" wp14:anchorId="690B76E6" wp14:editId="06B25431">
                  <wp:simplePos x="0" y="0"/>
                  <wp:positionH relativeFrom="column">
                    <wp:posOffset>3295650</wp:posOffset>
                  </wp:positionH>
                  <wp:positionV relativeFrom="paragraph">
                    <wp:posOffset>181610</wp:posOffset>
                  </wp:positionV>
                  <wp:extent cx="0" cy="228600"/>
                  <wp:effectExtent l="76200" t="0" r="57150" b="57150"/>
                  <wp:wrapNone/>
                  <wp:docPr id="126" name="Đường kết nối Mũi tên Thẳng 1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029A1142" id="Đường kết nối Mũi tên Thẳng 126" o:spid="_x0000_s1026" type="#_x0000_t32" style="position:absolute;margin-left:259.5pt;margin-top:14.3pt;width:0;height:1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929" w:author="PHẠM ĐÌNH ANH VŨ" w:date="2019-06-23T11:49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79072" behindDoc="0" locked="0" layoutInCell="1" allowOverlap="1" wp14:anchorId="1631F7E7" wp14:editId="22E581B5">
                  <wp:simplePos x="0" y="0"/>
                  <wp:positionH relativeFrom="column">
                    <wp:posOffset>561974</wp:posOffset>
                  </wp:positionH>
                  <wp:positionV relativeFrom="paragraph">
                    <wp:posOffset>210184</wp:posOffset>
                  </wp:positionV>
                  <wp:extent cx="45719" cy="352425"/>
                  <wp:effectExtent l="38100" t="0" r="69215" b="47625"/>
                  <wp:wrapNone/>
                  <wp:docPr id="124" name="Đường kết nối Mũi tên Thẳng 1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5719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288E8DB" id="Đường kết nối Mũi tên Thẳng 124" o:spid="_x0000_s1026" type="#_x0000_t32" style="position:absolute;margin-left:44.25pt;margin-top:16.55pt;width:3.6pt;height:27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697ACE43" w14:textId="6500EDF6" w:rsidR="00CD325B" w:rsidRDefault="00F30077">
      <w:pPr>
        <w:ind w:left="360"/>
        <w:rPr>
          <w:ins w:id="930" w:author="PHẠM ĐÌNH ANH VŨ" w:date="2019-06-23T11:40:00Z"/>
        </w:rPr>
      </w:pPr>
      <w:ins w:id="931" w:author="PHẠM ĐÌNH ANH VŨ" w:date="2019-06-23T11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53472" behindDoc="0" locked="0" layoutInCell="1" allowOverlap="1" wp14:anchorId="062ABAB7" wp14:editId="2E7EED8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286385</wp:posOffset>
                  </wp:positionV>
                  <wp:extent cx="990600" cy="533400"/>
                  <wp:effectExtent l="0" t="0" r="19050" b="19050"/>
                  <wp:wrapNone/>
                  <wp:docPr id="106" name="Hình chữ nhật 10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EA6F8B" w14:textId="7F04D302" w:rsidR="00446C19" w:rsidRDefault="00446C19">
                              <w:pPr>
                                <w:jc w:val="center"/>
                                <w:pPrChange w:id="932" w:author="PHẠM ĐÌNH ANH VŨ" w:date="2019-06-23T11:38:00Z">
                                  <w:pPr/>
                                </w:pPrChange>
                              </w:pPr>
                              <w:ins w:id="933" w:author="PHẠM ĐÌNH ANH VŨ" w:date="2019-06-23T11:40:00Z">
                                <w:r>
                                  <w:t>Bộ phận bán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62ABAB7" id="Hình chữ nhật 106" o:spid="_x0000_s1031" style="position:absolute;left:0;text-align:left;margin-left:5.25pt;margin-top:22.55pt;width:78pt;height:42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" fillcolor="#5b9bd5 [3204]" strokecolor="#1f4d78 [1604]" strokeweight="1pt">
                  <v:textbox>
                    <w:txbxContent>
                      <w:p w14:paraId="6DEA6F8B" w14:textId="7F04D302" w:rsidR="00446C19" w:rsidRDefault="00446C19">
                        <w:pPr>
                          <w:jc w:val="center"/>
                          <w:pPrChange w:id="934" w:author="PHẠM ĐÌNH ANH VŨ" w:date="2019-06-23T11:38:00Z">
                            <w:pPr/>
                          </w:pPrChange>
                        </w:pPr>
                        <w:ins w:id="935" w:author="PHẠM ĐÌNH ANH VŨ" w:date="2019-06-23T11:40:00Z">
                          <w:r>
                            <w:t>Bộ phận bán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936" w:author="PHẠM ĐÌNH ANH VŨ" w:date="2019-06-23T11:4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5760" behindDoc="0" locked="0" layoutInCell="1" allowOverlap="1" wp14:anchorId="7D787D15" wp14:editId="6333967E">
                  <wp:simplePos x="0" y="0"/>
                  <wp:positionH relativeFrom="column">
                    <wp:posOffset>4181475</wp:posOffset>
                  </wp:positionH>
                  <wp:positionV relativeFrom="paragraph">
                    <wp:posOffset>76835</wp:posOffset>
                  </wp:positionV>
                  <wp:extent cx="1028700" cy="590550"/>
                  <wp:effectExtent l="0" t="0" r="19050" b="19050"/>
                  <wp:wrapNone/>
                  <wp:docPr id="112" name="Hình chữ nhật 1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28700" cy="590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B1362" w14:textId="7FA52953" w:rsidR="00446C19" w:rsidRDefault="00446C19">
                              <w:pPr>
                                <w:jc w:val="center"/>
                                <w:pPrChange w:id="937" w:author="PHẠM ĐÌNH ANH VŨ" w:date="2019-06-23T11:38:00Z">
                                  <w:pPr/>
                                </w:pPrChange>
                              </w:pPr>
                              <w:ins w:id="938" w:author="PHẠM ĐÌNH ANH VŨ" w:date="2019-06-23T11:44:00Z">
                                <w:r>
                                  <w:t>Tổ chức kỹ thuật trực tiếp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D787D15" id="Hình chữ nhật 112" o:spid="_x0000_s1032" style="position:absolute;left:0;text-align:left;margin-left:329.25pt;margin-top:6.05pt;width:81pt;height:46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" fillcolor="#5b9bd5 [3204]" strokecolor="#1f4d78 [1604]" strokeweight="1pt">
                  <v:textbox>
                    <w:txbxContent>
                      <w:p w14:paraId="79FB1362" w14:textId="7FA52953" w:rsidR="00446C19" w:rsidRDefault="00446C19">
                        <w:pPr>
                          <w:jc w:val="center"/>
                          <w:pPrChange w:id="939" w:author="PHẠM ĐÌNH ANH VŨ" w:date="2019-06-23T11:38:00Z">
                            <w:pPr/>
                          </w:pPrChange>
                        </w:pPr>
                        <w:ins w:id="940" w:author="PHẠM ĐÌNH ANH VŨ" w:date="2019-06-23T11:44:00Z">
                          <w:r>
                            <w:t>Tổ chức kỹ thuật trực tiếp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1904" behindDoc="0" locked="0" layoutInCell="1" allowOverlap="1" wp14:anchorId="1B637638" wp14:editId="77A95FCA">
                  <wp:simplePos x="0" y="0"/>
                  <wp:positionH relativeFrom="column">
                    <wp:posOffset>5514340</wp:posOffset>
                  </wp:positionH>
                  <wp:positionV relativeFrom="paragraph">
                    <wp:posOffset>66675</wp:posOffset>
                  </wp:positionV>
                  <wp:extent cx="1019175" cy="504825"/>
                  <wp:effectExtent l="0" t="0" r="28575" b="28575"/>
                  <wp:wrapNone/>
                  <wp:docPr id="115" name="Hình chữ nhật 1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84EF8" w14:textId="6F357170" w:rsidR="00446C19" w:rsidRDefault="00446C19">
                              <w:pPr>
                                <w:jc w:val="center"/>
                                <w:pPrChange w:id="941" w:author="PHẠM ĐÌNH ANH VŨ" w:date="2019-06-23T11:38:00Z">
                                  <w:pPr/>
                                </w:pPrChange>
                              </w:pPr>
                              <w:ins w:id="942" w:author="PHẠM ĐÌNH ANH VŨ" w:date="2019-06-23T11:44:00Z">
                                <w:r>
                                  <w:t>Tổ bảo hành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B637638" id="Hình chữ nhật 115" o:spid="_x0000_s1033" style="position:absolute;left:0;text-align:left;margin-left:434.2pt;margin-top:5.25pt;width:80.25pt;height:39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" fillcolor="#5b9bd5 [3204]" strokecolor="#1f4d78 [1604]" strokeweight="1pt">
                  <v:textbox>
                    <w:txbxContent>
                      <w:p w14:paraId="18984EF8" w14:textId="6F357170" w:rsidR="00446C19" w:rsidRDefault="00446C19">
                        <w:pPr>
                          <w:jc w:val="center"/>
                          <w:pPrChange w:id="943" w:author="PHẠM ĐÌNH ANH VŨ" w:date="2019-06-23T11:38:00Z">
                            <w:pPr/>
                          </w:pPrChange>
                        </w:pPr>
                        <w:ins w:id="944" w:author="PHẠM ĐÌNH ANH VŨ" w:date="2019-06-23T11:44:00Z">
                          <w:r>
                            <w:t>Tổ bảo hành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945" w:author="PHẠM ĐÌNH ANH VŨ" w:date="2019-06-23T11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1664" behindDoc="0" locked="0" layoutInCell="1" allowOverlap="1" wp14:anchorId="667B96D2" wp14:editId="14A92F07">
                  <wp:simplePos x="0" y="0"/>
                  <wp:positionH relativeFrom="column">
                    <wp:posOffset>2752725</wp:posOffset>
                  </wp:positionH>
                  <wp:positionV relativeFrom="paragraph">
                    <wp:posOffset>105410</wp:posOffset>
                  </wp:positionV>
                  <wp:extent cx="1019175" cy="714375"/>
                  <wp:effectExtent l="0" t="0" r="28575" b="28575"/>
                  <wp:wrapNone/>
                  <wp:docPr id="110" name="Hình chữ nhật 1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714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45C7F7" w14:textId="17F162D5" w:rsidR="00446C19" w:rsidRDefault="00446C19">
                              <w:pPr>
                                <w:jc w:val="center"/>
                                <w:pPrChange w:id="946" w:author="PHẠM ĐÌNH ANH VŨ" w:date="2019-06-23T11:38:00Z">
                                  <w:pPr/>
                                </w:pPrChange>
                              </w:pPr>
                              <w:ins w:id="947" w:author="PHẠM ĐÌNH ANH VŨ" w:date="2019-06-23T11:42:00Z">
                                <w:r>
                                  <w:t>Bộ phận kế hoạch xuất nhập khẩu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67B96D2" id="Hình chữ nhật 110" o:spid="_x0000_s1034" style="position:absolute;left:0;text-align:left;margin-left:216.75pt;margin-top:8.3pt;width:80.25pt;height:56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" fillcolor="#5b9bd5 [3204]" strokecolor="#1f4d78 [1604]" strokeweight="1pt">
                  <v:textbox>
                    <w:txbxContent>
                      <w:p w14:paraId="1145C7F7" w14:textId="17F162D5" w:rsidR="00446C19" w:rsidRDefault="00446C19">
                        <w:pPr>
                          <w:jc w:val="center"/>
                          <w:pPrChange w:id="948" w:author="PHẠM ĐÌNH ANH VŨ" w:date="2019-06-23T11:38:00Z">
                            <w:pPr/>
                          </w:pPrChange>
                        </w:pPr>
                        <w:ins w:id="949" w:author="PHẠM ĐÌNH ANH VŨ" w:date="2019-06-23T11:42:00Z">
                          <w:r>
                            <w:t>Bộ phận kế hoạch xuất nhập khẩu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950" w:author="PHẠM ĐÌNH ANH VŨ" w:date="2019-06-23T11:40:00Z">
        <w:r>
          <w:tab/>
        </w:r>
      </w:ins>
    </w:p>
    <w:p w14:paraId="6BC5A512" w14:textId="3CF28FDC" w:rsidR="00F30077" w:rsidRDefault="00A151C1">
      <w:pPr>
        <w:ind w:left="360"/>
        <w:rPr>
          <w:ins w:id="951" w:author="PHẠM ĐÌNH ANH VŨ" w:date="2019-06-23T11:40:00Z"/>
        </w:rPr>
      </w:pPr>
      <w:ins w:id="952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4192" behindDoc="0" locked="0" layoutInCell="1" allowOverlap="1" wp14:anchorId="4085B0FB" wp14:editId="017FBC47">
                  <wp:simplePos x="0" y="0"/>
                  <wp:positionH relativeFrom="column">
                    <wp:posOffset>5372100</wp:posOffset>
                  </wp:positionH>
                  <wp:positionV relativeFrom="paragraph">
                    <wp:posOffset>191770</wp:posOffset>
                  </wp:positionV>
                  <wp:extent cx="133350" cy="0"/>
                  <wp:effectExtent l="0" t="76200" r="19050" b="95250"/>
                  <wp:wrapNone/>
                  <wp:docPr id="130" name="Đường kết nối Mũi tên Thẳng 1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333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41DCA899" id="Đường kết nối Mũi tên Thẳng 130" o:spid="_x0000_s1026" type="#_x0000_t32" style="position:absolute;margin-left:423pt;margin-top:15.1pt;width:10.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3168" behindDoc="0" locked="0" layoutInCell="1" allowOverlap="1" wp14:anchorId="2F6A6D07" wp14:editId="1EC0F04E">
                  <wp:simplePos x="0" y="0"/>
                  <wp:positionH relativeFrom="column">
                    <wp:posOffset>5210175</wp:posOffset>
                  </wp:positionH>
                  <wp:positionV relativeFrom="paragraph">
                    <wp:posOffset>48895</wp:posOffset>
                  </wp:positionV>
                  <wp:extent cx="161925" cy="9525"/>
                  <wp:effectExtent l="19050" t="57150" r="0" b="85725"/>
                  <wp:wrapNone/>
                  <wp:docPr id="129" name="Đường kết nối Mũi tên Thẳng 1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17B2964F" id="Đường kết nối Mũi tên Thẳng 129" o:spid="_x0000_s1026" type="#_x0000_t32" style="position:absolute;margin-left:410.25pt;margin-top:3.85pt;width:12.75pt;height:.7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65D2FE04" w14:textId="1B66E988" w:rsidR="00F30077" w:rsidRDefault="00F30077">
      <w:pPr>
        <w:ind w:left="360"/>
        <w:rPr>
          <w:ins w:id="953" w:author="PHẠM ĐÌNH ANH VŨ" w:date="2019-06-23T11:40:00Z"/>
        </w:rPr>
      </w:pPr>
      <w:ins w:id="954" w:author="PHẠM ĐÌNH ANH VŨ" w:date="2019-06-23T11:4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0096" behindDoc="0" locked="0" layoutInCell="1" allowOverlap="1" wp14:anchorId="44F5467C" wp14:editId="517D0F3A">
                  <wp:simplePos x="0" y="0"/>
                  <wp:positionH relativeFrom="column">
                    <wp:posOffset>570865</wp:posOffset>
                  </wp:positionH>
                  <wp:positionV relativeFrom="paragraph">
                    <wp:posOffset>201295</wp:posOffset>
                  </wp:positionV>
                  <wp:extent cx="45719" cy="342900"/>
                  <wp:effectExtent l="57150" t="0" r="50165" b="57150"/>
                  <wp:wrapNone/>
                  <wp:docPr id="125" name="Đường kết nối Mũi tên Thẳng 1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5719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8B6D514" id="Đường kết nối Mũi tên Thẳng 125" o:spid="_x0000_s1026" type="#_x0000_t32" style="position:absolute;margin-left:44.95pt;margin-top:15.85pt;width:3.6pt;height:27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2B3041E8" w14:textId="0F522C44" w:rsidR="00F30077" w:rsidRDefault="00A151C1">
      <w:pPr>
        <w:ind w:left="360"/>
        <w:rPr>
          <w:ins w:id="955" w:author="PHẠM ĐÌNH ANH VŨ" w:date="2019-06-23T11:40:00Z"/>
        </w:rPr>
      </w:pPr>
      <w:ins w:id="956" w:author="PHẠM ĐÌNH ANH VŨ" w:date="2019-06-23T11:5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6240" behindDoc="0" locked="0" layoutInCell="1" allowOverlap="1" wp14:anchorId="5E78E217" wp14:editId="200B1C3A">
                  <wp:simplePos x="0" y="0"/>
                  <wp:positionH relativeFrom="column">
                    <wp:posOffset>5381625</wp:posOffset>
                  </wp:positionH>
                  <wp:positionV relativeFrom="paragraph">
                    <wp:posOffset>58420</wp:posOffset>
                  </wp:positionV>
                  <wp:extent cx="228600" cy="0"/>
                  <wp:effectExtent l="0" t="76200" r="19050" b="95250"/>
                  <wp:wrapNone/>
                  <wp:docPr id="132" name="Đường kết nối Mũi tên Thẳng 1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5D202411" id="Đường kết nối Mũi tên Thẳng 132" o:spid="_x0000_s1026" type="#_x0000_t32" style="position:absolute;margin-left:423.75pt;margin-top:4.6pt;width:18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957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5216" behindDoc="0" locked="0" layoutInCell="1" allowOverlap="1" wp14:anchorId="20F72AC8" wp14:editId="128ED7A9">
                  <wp:simplePos x="0" y="0"/>
                  <wp:positionH relativeFrom="column">
                    <wp:posOffset>5219700</wp:posOffset>
                  </wp:positionH>
                  <wp:positionV relativeFrom="paragraph">
                    <wp:posOffset>277495</wp:posOffset>
                  </wp:positionV>
                  <wp:extent cx="161925" cy="0"/>
                  <wp:effectExtent l="38100" t="76200" r="0" b="95250"/>
                  <wp:wrapNone/>
                  <wp:docPr id="131" name="Đường kết nối Mũi tên Thẳng 1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3B08B08F" id="Đường kết nối Mũi tên Thẳng 131" o:spid="_x0000_s1026" type="#_x0000_t32" style="position:absolute;margin-left:411pt;margin-top:21.85pt;width:12.75pt;height:0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958" w:author="PHẠM ĐÌNH ANH VŨ" w:date="2019-06-23T11:40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5520" behindDoc="0" locked="0" layoutInCell="1" allowOverlap="1" wp14:anchorId="37EAC21E" wp14:editId="07C7A98E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258445</wp:posOffset>
                  </wp:positionV>
                  <wp:extent cx="990600" cy="533400"/>
                  <wp:effectExtent l="0" t="0" r="19050" b="19050"/>
                  <wp:wrapNone/>
                  <wp:docPr id="107" name="Hình chữ nhật 10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97D2A" w14:textId="45776E3C" w:rsidR="00446C19" w:rsidRDefault="00446C19">
                              <w:pPr>
                                <w:jc w:val="center"/>
                                <w:pPrChange w:id="959" w:author="PHẠM ĐÌNH ANH VŨ" w:date="2019-06-23T11:38:00Z">
                                  <w:pPr/>
                                </w:pPrChange>
                              </w:pPr>
                              <w:ins w:id="960" w:author="PHẠM ĐÌNH ANH VŨ" w:date="2019-06-23T11:40:00Z">
                                <w:r>
                                  <w:t>Bộ phận CSKH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EAC21E" id="Hình chữ nhật 107" o:spid="_x0000_s1035" style="position:absolute;left:0;text-align:left;margin-left:6pt;margin-top:20.35pt;width:78pt;height:42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" fillcolor="#5b9bd5 [3204]" strokecolor="#1f4d78 [1604]" strokeweight="1pt">
                  <v:textbox>
                    <w:txbxContent>
                      <w:p w14:paraId="19797D2A" w14:textId="45776E3C" w:rsidR="00446C19" w:rsidRDefault="00446C19">
                        <w:pPr>
                          <w:jc w:val="center"/>
                          <w:pPrChange w:id="961" w:author="PHẠM ĐÌNH ANH VŨ" w:date="2019-06-23T11:38:00Z">
                            <w:pPr/>
                          </w:pPrChange>
                        </w:pPr>
                        <w:ins w:id="962" w:author="PHẠM ĐÌNH ANH VŨ" w:date="2019-06-23T11:40:00Z">
                          <w:r>
                            <w:t>Bộ phận CSKH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963" w:author="PHẠM ĐÌNH ANH VŨ" w:date="2019-06-23T11:43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67808" behindDoc="0" locked="0" layoutInCell="1" allowOverlap="1" wp14:anchorId="58F226A7" wp14:editId="21E5880D">
                  <wp:simplePos x="0" y="0"/>
                  <wp:positionH relativeFrom="column">
                    <wp:posOffset>4190365</wp:posOffset>
                  </wp:positionH>
                  <wp:positionV relativeFrom="paragraph">
                    <wp:posOffset>10160</wp:posOffset>
                  </wp:positionV>
                  <wp:extent cx="1019175" cy="504825"/>
                  <wp:effectExtent l="0" t="0" r="28575" b="28575"/>
                  <wp:wrapNone/>
                  <wp:docPr id="113" name="Hình chữ nhật 1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25EEED" w14:textId="7D6AB09C" w:rsidR="00446C19" w:rsidRDefault="00446C19">
                              <w:pPr>
                                <w:jc w:val="center"/>
                                <w:pPrChange w:id="964" w:author="PHẠM ĐÌNH ANH VŨ" w:date="2019-06-23T11:38:00Z">
                                  <w:pPr/>
                                </w:pPrChange>
                              </w:pPr>
                              <w:ins w:id="965" w:author="PHẠM ĐÌNH ANH VŨ" w:date="2019-06-23T11:44:00Z">
                                <w:r>
                                  <w:t>Tổ máy thuê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8F226A7" id="Hình chữ nhật 113" o:spid="_x0000_s1036" style="position:absolute;left:0;text-align:left;margin-left:329.95pt;margin-top:.8pt;width:80.25pt;height:3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" fillcolor="#5b9bd5 [3204]" strokecolor="#1f4d78 [1604]" strokeweight="1pt">
                  <v:textbox>
                    <w:txbxContent>
                      <w:p w14:paraId="4625EEED" w14:textId="7D6AB09C" w:rsidR="00446C19" w:rsidRDefault="00446C19">
                        <w:pPr>
                          <w:jc w:val="center"/>
                          <w:pPrChange w:id="966" w:author="PHẠM ĐÌNH ANH VŨ" w:date="2019-06-23T11:38:00Z">
                            <w:pPr/>
                          </w:pPrChange>
                        </w:pPr>
                        <w:ins w:id="967" w:author="PHẠM ĐÌNH ANH VŨ" w:date="2019-06-23T11:44:00Z">
                          <w:r>
                            <w:t>Tổ máy thuê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69856" behindDoc="0" locked="0" layoutInCell="1" allowOverlap="1" wp14:anchorId="133710ED" wp14:editId="372E8842">
                  <wp:simplePos x="0" y="0"/>
                  <wp:positionH relativeFrom="column">
                    <wp:posOffset>5600701</wp:posOffset>
                  </wp:positionH>
                  <wp:positionV relativeFrom="paragraph">
                    <wp:posOffset>10795</wp:posOffset>
                  </wp:positionV>
                  <wp:extent cx="981074" cy="504826"/>
                  <wp:effectExtent l="0" t="0" r="10160" b="28575"/>
                  <wp:wrapNone/>
                  <wp:docPr id="114" name="Hình chữ nhật 1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1074" cy="504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D3C35" w14:textId="676A932D" w:rsidR="00446C19" w:rsidRDefault="00446C19">
                              <w:pPr>
                                <w:jc w:val="center"/>
                                <w:pPrChange w:id="968" w:author="PHẠM ĐÌNH ANH VŨ" w:date="2019-06-23T11:38:00Z">
                                  <w:pPr/>
                                </w:pPrChange>
                              </w:pPr>
                              <w:ins w:id="969" w:author="PHẠM ĐÌNH ANH VŨ" w:date="2019-06-23T11:44:00Z">
                                <w:r>
                                  <w:t>Tổ hỗ trợ đại lý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33710ED" id="Hình chữ nhật 114" o:spid="_x0000_s1037" style="position:absolute;left:0;text-align:left;margin-left:441pt;margin-top:.85pt;width:77.25pt;height:39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" fillcolor="#5b9bd5 [3204]" strokecolor="#1f4d78 [1604]" strokeweight="1pt">
                  <v:textbox>
                    <w:txbxContent>
                      <w:p w14:paraId="7A3D3C35" w14:textId="676A932D" w:rsidR="00446C19" w:rsidRDefault="00446C19">
                        <w:pPr>
                          <w:jc w:val="center"/>
                          <w:pPrChange w:id="970" w:author="PHẠM ĐÌNH ANH VŨ" w:date="2019-06-23T11:38:00Z">
                            <w:pPr/>
                          </w:pPrChange>
                        </w:pPr>
                        <w:ins w:id="971" w:author="PHẠM ĐÌNH ANH VŨ" w:date="2019-06-23T11:44:00Z">
                          <w:r>
                            <w:t>Tổ hỗ trợ đại lý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132DD765" w14:textId="7B14124E" w:rsidR="00F30077" w:rsidRDefault="00F30077">
      <w:pPr>
        <w:ind w:left="360"/>
        <w:rPr>
          <w:ins w:id="972" w:author="PHẠM ĐÌNH ANH VŨ" w:date="2019-06-23T11:40:00Z"/>
        </w:rPr>
      </w:pPr>
    </w:p>
    <w:p w14:paraId="68812FB3" w14:textId="4C0F337F" w:rsidR="00F30077" w:rsidRDefault="00F30077">
      <w:pPr>
        <w:ind w:left="360"/>
        <w:rPr>
          <w:ins w:id="973" w:author="PHẠM ĐÌNH ANH VŨ" w:date="2019-06-23T11:40:00Z"/>
        </w:rPr>
      </w:pPr>
      <w:ins w:id="974" w:author="PHẠM ĐÌNH ANH VŨ" w:date="2019-06-23T11:4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3952" behindDoc="0" locked="0" layoutInCell="1" allowOverlap="1" wp14:anchorId="7590EB2C" wp14:editId="6DBAEED6">
                  <wp:simplePos x="0" y="0"/>
                  <wp:positionH relativeFrom="column">
                    <wp:posOffset>4219575</wp:posOffset>
                  </wp:positionH>
                  <wp:positionV relativeFrom="paragraph">
                    <wp:posOffset>191770</wp:posOffset>
                  </wp:positionV>
                  <wp:extent cx="981074" cy="504826"/>
                  <wp:effectExtent l="0" t="0" r="10160" b="28575"/>
                  <wp:wrapNone/>
                  <wp:docPr id="116" name="Hình chữ nhật 1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1074" cy="504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DD2B67" w14:textId="162BCF1D" w:rsidR="00446C19" w:rsidRDefault="00446C19">
                              <w:pPr>
                                <w:jc w:val="center"/>
                                <w:pPrChange w:id="975" w:author="PHẠM ĐÌNH ANH VŨ" w:date="2019-06-23T11:38:00Z">
                                  <w:pPr/>
                                </w:pPrChange>
                              </w:pPr>
                              <w:ins w:id="976" w:author="PHẠM ĐÌNH ANH VŨ" w:date="2019-06-23T11:44:00Z">
                                <w:r>
                                  <w:t xml:space="preserve">Tổ </w:t>
                                </w:r>
                              </w:ins>
                              <w:ins w:id="977" w:author="PHẠM ĐÌNH ANH VŨ" w:date="2019-06-23T11:45:00Z">
                                <w:r>
                                  <w:t>dịch vụ tổng hợp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590EB2C" id="Hình chữ nhật 116" o:spid="_x0000_s1038" style="position:absolute;left:0;text-align:left;margin-left:332.25pt;margin-top:15.1pt;width:77.25pt;height:39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" fillcolor="#5b9bd5 [3204]" strokecolor="#1f4d78 [1604]" strokeweight="1pt">
                  <v:textbox>
                    <w:txbxContent>
                      <w:p w14:paraId="76DD2B67" w14:textId="162BCF1D" w:rsidR="00446C19" w:rsidRDefault="00446C19">
                        <w:pPr>
                          <w:jc w:val="center"/>
                          <w:pPrChange w:id="978" w:author="PHẠM ĐÌNH ANH VŨ" w:date="2019-06-23T11:38:00Z">
                            <w:pPr/>
                          </w:pPrChange>
                        </w:pPr>
                        <w:ins w:id="979" w:author="PHẠM ĐÌNH ANH VŨ" w:date="2019-06-23T11:44:00Z">
                          <w:r>
                            <w:t xml:space="preserve">Tổ </w:t>
                          </w:r>
                        </w:ins>
                        <w:ins w:id="980" w:author="PHẠM ĐÌNH ANH VŨ" w:date="2019-06-23T11:45:00Z">
                          <w:r>
                            <w:t>dịch vụ tổng hợp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5F877C89" w14:textId="71E55B43" w:rsidR="00F30077" w:rsidRDefault="00A151C1">
      <w:pPr>
        <w:ind w:left="360"/>
        <w:rPr>
          <w:ins w:id="981" w:author="PHẠM ĐÌNH ANH VŨ" w:date="2019-06-23T11:40:00Z"/>
        </w:rPr>
      </w:pPr>
      <w:ins w:id="982" w:author="PHẠM ĐÌNH ANH VŨ" w:date="2019-06-23T11:5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7264" behindDoc="0" locked="0" layoutInCell="1" allowOverlap="1" wp14:anchorId="06EB1533" wp14:editId="32B45D7C">
                  <wp:simplePos x="0" y="0"/>
                  <wp:positionH relativeFrom="column">
                    <wp:posOffset>5210175</wp:posOffset>
                  </wp:positionH>
                  <wp:positionV relativeFrom="paragraph">
                    <wp:posOffset>87630</wp:posOffset>
                  </wp:positionV>
                  <wp:extent cx="171450" cy="0"/>
                  <wp:effectExtent l="38100" t="76200" r="0" b="95250"/>
                  <wp:wrapNone/>
                  <wp:docPr id="133" name="Đường kết nối Mũi tên Thẳng 1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71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711AEF1F" id="Đường kết nối Mũi tên Thẳng 133" o:spid="_x0000_s1026" type="#_x0000_t32" style="position:absolute;margin-left:410.25pt;margin-top:6.9pt;width:13.5pt;height:0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7976AA3C" w14:textId="77777777" w:rsidR="00F30077" w:rsidRDefault="00F30077">
      <w:pPr>
        <w:ind w:left="360"/>
        <w:rPr>
          <w:ins w:id="983" w:author="PHẠM ĐÌNH ANH VŨ" w:date="2019-06-23T11:38:00Z"/>
        </w:rPr>
      </w:pPr>
    </w:p>
    <w:p w14:paraId="0A479424" w14:textId="77777777" w:rsidR="00CD325B" w:rsidRPr="007E56BA" w:rsidRDefault="00CD325B">
      <w:pPr>
        <w:ind w:left="360"/>
        <w:rPr>
          <w:ins w:id="984" w:author="Hoan Ng" w:date="2017-03-20T22:11:00Z"/>
        </w:rPr>
        <w:pPrChange w:id="985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</w:p>
    <w:p w14:paraId="4C85A63A" w14:textId="3509050A" w:rsidR="005F3BAC" w:rsidDel="003D7080" w:rsidRDefault="00046086">
      <w:pPr>
        <w:rPr>
          <w:del w:id="986" w:author="PHẠM ĐÌNH ANH VŨ" w:date="2019-06-23T11:38:00Z"/>
        </w:rPr>
      </w:pPr>
      <w:ins w:id="987" w:author="Hoan Ng" w:date="2017-03-20T21:39:00Z">
        <w:r>
          <w:t xml:space="preserve">1.2. </w:t>
        </w:r>
      </w:ins>
      <w:r w:rsidR="003715AE" w:rsidRPr="007E56BA">
        <w:t>Hiện trạng nghiệp vụ</w:t>
      </w:r>
      <w:r w:rsidR="003715AE">
        <w:t xml:space="preserve"> (chức năng &amp; phi chức năng</w:t>
      </w:r>
      <w:ins w:id="988" w:author="PHẠM ĐÌNH ANH VŨ" w:date="2019-06-23T11:53:00Z">
        <w:r w:rsidR="00A151C1">
          <w:t>)</w:t>
        </w:r>
      </w:ins>
      <w:ins w:id="989" w:author="PHẠM ĐÌNH ANH VŨ" w:date="2019-07-06T01:49:00Z">
        <w:r w:rsidR="003D7080">
          <w:t>:</w:t>
        </w:r>
      </w:ins>
    </w:p>
    <w:p w14:paraId="36132680" w14:textId="77777777" w:rsidR="003D7080" w:rsidRDefault="003D7080">
      <w:pPr>
        <w:rPr>
          <w:ins w:id="990" w:author="PHẠM ĐÌNH ANH VŨ" w:date="2019-07-06T01:49:00Z"/>
        </w:rPr>
      </w:pPr>
    </w:p>
    <w:p w14:paraId="498B60BA" w14:textId="2C1D44FE" w:rsidR="00CD325B" w:rsidRDefault="003D7080">
      <w:pPr>
        <w:rPr>
          <w:ins w:id="991" w:author="PHẠM ĐÌNH ANH VŨ" w:date="2019-07-06T01:49:00Z"/>
        </w:rPr>
      </w:pPr>
      <w:ins w:id="992" w:author="PHẠM ĐÌNH ANH VŨ" w:date="2019-07-06T01:50:00Z">
        <w:r>
          <w:t xml:space="preserve">   </w:t>
        </w:r>
      </w:ins>
      <w:bookmarkStart w:id="993" w:name="_GoBack"/>
      <w:bookmarkEnd w:id="993"/>
      <w:ins w:id="994" w:author="PHẠM ĐÌNH ANH VŨ" w:date="2019-07-06T01:49:00Z">
        <w:r>
          <w:t>Có 6 ngiệp vụ chính;</w:t>
        </w:r>
      </w:ins>
    </w:p>
    <w:p w14:paraId="2565DFE7" w14:textId="77777777" w:rsidR="003D7080" w:rsidRDefault="003D7080">
      <w:pPr>
        <w:rPr>
          <w:ins w:id="995" w:author="PHẠM ĐÌNH ANH VŨ" w:date="2019-07-06T01:49:00Z"/>
        </w:rPr>
      </w:pPr>
      <w:ins w:id="996" w:author="PHẠM ĐÌNH ANH VŨ" w:date="2019-07-06T01:49:00Z">
        <w:r>
          <w:t xml:space="preserve">+ </w:t>
        </w:r>
        <w:r>
          <w:t xml:space="preserve">Lập phiếu nhập sách </w:t>
        </w:r>
      </w:ins>
    </w:p>
    <w:p w14:paraId="5C218FA4" w14:textId="77777777" w:rsidR="003D7080" w:rsidRDefault="003D7080">
      <w:pPr>
        <w:rPr>
          <w:ins w:id="997" w:author="PHẠM ĐÌNH ANH VŨ" w:date="2019-07-06T01:49:00Z"/>
        </w:rPr>
      </w:pPr>
      <w:ins w:id="998" w:author="PHẠM ĐÌNH ANH VŨ" w:date="2019-07-06T01:49:00Z">
        <w:r>
          <w:t xml:space="preserve">+ </w:t>
        </w:r>
        <w:r>
          <w:t xml:space="preserve">Lập hóa đơn bán sách </w:t>
        </w:r>
      </w:ins>
    </w:p>
    <w:p w14:paraId="07E68CDC" w14:textId="77777777" w:rsidR="003D7080" w:rsidRDefault="003D7080">
      <w:pPr>
        <w:rPr>
          <w:ins w:id="999" w:author="PHẠM ĐÌNH ANH VŨ" w:date="2019-07-06T01:49:00Z"/>
        </w:rPr>
      </w:pPr>
      <w:ins w:id="1000" w:author="PHẠM ĐÌNH ANH VŨ" w:date="2019-07-06T01:49:00Z">
        <w:r>
          <w:t xml:space="preserve">+ </w:t>
        </w:r>
        <w:r>
          <w:t xml:space="preserve">Tra cứu sách </w:t>
        </w:r>
      </w:ins>
    </w:p>
    <w:p w14:paraId="5643A45E" w14:textId="77777777" w:rsidR="003D7080" w:rsidRDefault="003D7080">
      <w:pPr>
        <w:rPr>
          <w:ins w:id="1001" w:author="PHẠM ĐÌNH ANH VŨ" w:date="2019-07-06T01:50:00Z"/>
        </w:rPr>
      </w:pPr>
      <w:ins w:id="1002" w:author="PHẠM ĐÌNH ANH VŨ" w:date="2019-07-06T01:49:00Z">
        <w:r>
          <w:t>+ L</w:t>
        </w:r>
      </w:ins>
      <w:ins w:id="1003" w:author="PHẠM ĐÌNH ANH VŨ" w:date="2019-07-06T01:50:00Z">
        <w:r>
          <w:t xml:space="preserve">ập </w:t>
        </w:r>
      </w:ins>
      <w:ins w:id="1004" w:author="PHẠM ĐÌNH ANH VŨ" w:date="2019-07-06T01:49:00Z">
        <w:r>
          <w:t xml:space="preserve">phiếu thu tiền </w:t>
        </w:r>
      </w:ins>
    </w:p>
    <w:p w14:paraId="6A06E3FF" w14:textId="77777777" w:rsidR="003D7080" w:rsidRDefault="003D7080">
      <w:pPr>
        <w:rPr>
          <w:ins w:id="1005" w:author="PHẠM ĐÌNH ANH VŨ" w:date="2019-07-06T01:50:00Z"/>
        </w:rPr>
      </w:pPr>
      <w:ins w:id="1006" w:author="PHẠM ĐÌNH ANH VŨ" w:date="2019-07-06T01:50:00Z">
        <w:r>
          <w:t xml:space="preserve">+ </w:t>
        </w:r>
      </w:ins>
      <w:ins w:id="1007" w:author="PHẠM ĐÌNH ANH VŨ" w:date="2019-07-06T01:49:00Z">
        <w:r>
          <w:t xml:space="preserve">Lập báo cáo tháng </w:t>
        </w:r>
      </w:ins>
    </w:p>
    <w:p w14:paraId="6E0FD152" w14:textId="445E55BB" w:rsidR="003D7080" w:rsidRDefault="003D7080">
      <w:pPr>
        <w:rPr>
          <w:ins w:id="1008" w:author="PHẠM ĐÌNH ANH VŨ" w:date="2019-06-23T11:38:00Z"/>
        </w:rPr>
        <w:pPrChange w:id="1009" w:author="PHẠM ĐÌNH ANH VŨ" w:date="2019-06-23T11:38:00Z">
          <w:pPr>
            <w:pStyle w:val="oancuaDanhsach"/>
            <w:numPr>
              <w:numId w:val="1"/>
            </w:numPr>
            <w:ind w:hanging="360"/>
          </w:pPr>
        </w:pPrChange>
      </w:pPr>
      <w:ins w:id="1010" w:author="PHẠM ĐÌNH ANH VŨ" w:date="2019-07-06T01:50:00Z">
        <w:r>
          <w:t xml:space="preserve">+ </w:t>
        </w:r>
      </w:ins>
      <w:ins w:id="1011" w:author="PHẠM ĐÌNH ANH VŨ" w:date="2019-07-06T01:49:00Z">
        <w:r>
          <w:t>Thay đổi qui định</w:t>
        </w:r>
      </w:ins>
    </w:p>
    <w:p w14:paraId="34B13EFE" w14:textId="13083407" w:rsidR="00E61DC3" w:rsidRPr="007E56BA" w:rsidDel="00046086" w:rsidRDefault="005F3BAC">
      <w:pPr>
        <w:rPr>
          <w:del w:id="1012" w:author="Hoan Ng" w:date="2017-03-20T21:39:00Z"/>
        </w:rPr>
        <w:pPrChange w:id="1013" w:author="Hoan Ng" w:date="2017-03-20T21:40:00Z">
          <w:pPr>
            <w:pStyle w:val="oancuaDanhsach"/>
            <w:numPr>
              <w:numId w:val="1"/>
            </w:numPr>
            <w:ind w:hanging="360"/>
          </w:pPr>
        </w:pPrChange>
      </w:pPr>
      <w:ins w:id="1014" w:author="Hoan Ng" w:date="2017-03-20T22:11:00Z">
        <w:del w:id="1015" w:author="PHẠM ĐÌNH ANH VŨ" w:date="2019-06-23T11:38:00Z">
          <w:r w:rsidDel="00CD325B">
            <w:delText xml:space="preserve">       </w:delText>
          </w:r>
        </w:del>
        <w:r>
          <w:t xml:space="preserve"> </w:t>
        </w:r>
      </w:ins>
      <w:del w:id="1016" w:author="Hoan Ng" w:date="2017-03-20T21:39:00Z">
        <w:r w:rsidR="003715AE" w:rsidDel="00046086">
          <w:delText>)</w:delText>
        </w:r>
      </w:del>
    </w:p>
    <w:p w14:paraId="0ECA73DD" w14:textId="4C7330C4" w:rsidR="00E61DC3" w:rsidRDefault="00046086">
      <w:pPr>
        <w:rPr>
          <w:ins w:id="1017" w:author="PHẠM ĐÌNH ANH VŨ" w:date="2019-06-23T11:52:00Z"/>
        </w:rPr>
      </w:pPr>
      <w:ins w:id="1018" w:author="Hoan Ng" w:date="2017-03-20T21:39:00Z">
        <w:r>
          <w:t xml:space="preserve">1.3. </w:t>
        </w:r>
      </w:ins>
      <w:r w:rsidR="003715AE" w:rsidRPr="007E56BA">
        <w:t>Hiện trạng tin học (phần cứng, phần mềm, con người)</w:t>
      </w:r>
    </w:p>
    <w:p w14:paraId="00FCF0EF" w14:textId="77777777" w:rsidR="002C2F51" w:rsidRDefault="002C2F51" w:rsidP="002C2F51">
      <w:pPr>
        <w:rPr>
          <w:ins w:id="1019" w:author="PHẠM ĐÌNH ANH VŨ" w:date="2019-06-30T22:50:00Z"/>
        </w:rPr>
      </w:pPr>
      <w:ins w:id="1020" w:author="PHẠM ĐÌNH ANH VŨ" w:date="2019-06-30T22:50:00Z">
        <w:r>
          <w:t xml:space="preserve">             - </w:t>
        </w:r>
        <w:proofErr w:type="gramStart"/>
        <w:r>
          <w:t>Phần  cứng</w:t>
        </w:r>
        <w:proofErr w:type="gramEnd"/>
      </w:ins>
    </w:p>
    <w:p w14:paraId="02B3AF35" w14:textId="77777777" w:rsidR="002C2F51" w:rsidRDefault="002C2F51" w:rsidP="002C2F51">
      <w:pPr>
        <w:pStyle w:val="oancuaDanhsach"/>
        <w:numPr>
          <w:ilvl w:val="0"/>
          <w:numId w:val="16"/>
        </w:numPr>
        <w:rPr>
          <w:ins w:id="1021" w:author="PHẠM ĐÌNH ANH VŨ" w:date="2019-06-30T22:50:00Z"/>
        </w:rPr>
      </w:pPr>
      <w:ins w:id="1022" w:author="PHẠM ĐÌNH ANH VŨ" w:date="2019-06-30T22:50:00Z">
        <w:r>
          <w:t xml:space="preserve">Máy </w:t>
        </w:r>
        <w:proofErr w:type="gramStart"/>
        <w:r>
          <w:t>tính :</w:t>
        </w:r>
        <w:proofErr w:type="gramEnd"/>
        <w:r>
          <w:t xml:space="preserve"> 1 – 2 máy</w:t>
        </w:r>
      </w:ins>
    </w:p>
    <w:p w14:paraId="42554871" w14:textId="77777777" w:rsidR="002C2F51" w:rsidRDefault="002C2F51" w:rsidP="002C2F51">
      <w:pPr>
        <w:pStyle w:val="oancuaDanhsach"/>
        <w:numPr>
          <w:ilvl w:val="0"/>
          <w:numId w:val="16"/>
        </w:numPr>
        <w:rPr>
          <w:ins w:id="1023" w:author="PHẠM ĐÌNH ANH VŨ" w:date="2019-06-30T22:50:00Z"/>
        </w:rPr>
      </w:pPr>
      <w:ins w:id="1024" w:author="PHẠM ĐÌNH ANH VŨ" w:date="2019-06-30T22:50:00Z">
        <w:r>
          <w:t>Máy quét mã vạch</w:t>
        </w:r>
      </w:ins>
    </w:p>
    <w:p w14:paraId="5CC8E143" w14:textId="77777777" w:rsidR="002C2F51" w:rsidRDefault="002C2F51" w:rsidP="002C2F51">
      <w:pPr>
        <w:pStyle w:val="oancuaDanhsach"/>
        <w:rPr>
          <w:ins w:id="1025" w:author="PHẠM ĐÌNH ANH VŨ" w:date="2019-06-30T22:50:00Z"/>
        </w:rPr>
      </w:pPr>
      <w:ins w:id="1026" w:author="PHẠM ĐÌNH ANH VŨ" w:date="2019-06-30T22:50:00Z">
        <w:r>
          <w:t>- Phần mềm</w:t>
        </w:r>
      </w:ins>
    </w:p>
    <w:p w14:paraId="2176C080" w14:textId="77777777" w:rsidR="002C2F51" w:rsidRDefault="002C2F51" w:rsidP="002C2F51">
      <w:pPr>
        <w:pStyle w:val="oancuaDanhsach"/>
        <w:rPr>
          <w:ins w:id="1027" w:author="PHẠM ĐÌNH ANH VŨ" w:date="2019-06-30T22:50:00Z"/>
        </w:rPr>
      </w:pPr>
      <w:ins w:id="1028" w:author="PHẠM ĐÌNH ANH VŨ" w:date="2019-06-30T22:50:00Z">
        <w:r>
          <w:t xml:space="preserve">Máy tính có cài NETFranework, </w:t>
        </w:r>
        <w:proofErr w:type="gramStart"/>
        <w:r>
          <w:t>Java ,</w:t>
        </w:r>
        <w:proofErr w:type="gramEnd"/>
        <w:r>
          <w:t xml:space="preserve"> </w:t>
        </w:r>
        <w:r>
          <w:rPr>
            <w:rFonts w:ascii="Arial" w:hAnsi="Arial" w:cs="Arial"/>
            <w:color w:val="545454"/>
            <w:shd w:val="clear" w:color="auto" w:fill="FFFFFF"/>
          </w:rPr>
          <w:t>Microsoft </w:t>
        </w:r>
        <w:r>
          <w:rPr>
            <w:rStyle w:val="Nhnmanh"/>
            <w:rFonts w:ascii="Arial" w:hAnsi="Arial" w:cs="Arial"/>
            <w:b/>
            <w:bCs/>
            <w:i w:val="0"/>
            <w:iCs w:val="0"/>
            <w:color w:val="6A6A6A"/>
            <w:shd w:val="clear" w:color="auto" w:fill="FFFFFF"/>
          </w:rPr>
          <w:t>SQL</w:t>
        </w:r>
        <w:r>
          <w:rPr>
            <w:rFonts w:ascii="Arial" w:hAnsi="Arial" w:cs="Arial"/>
            <w:color w:val="545454"/>
            <w:shd w:val="clear" w:color="auto" w:fill="FFFFFF"/>
          </w:rPr>
          <w:t> Server </w:t>
        </w:r>
        <w:r>
          <w:rPr>
            <w:rStyle w:val="Nhnmanh"/>
            <w:rFonts w:ascii="Arial" w:hAnsi="Arial" w:cs="Arial"/>
            <w:b/>
            <w:bCs/>
            <w:i w:val="0"/>
            <w:iCs w:val="0"/>
            <w:color w:val="6A6A6A"/>
            <w:shd w:val="clear" w:color="auto" w:fill="FFFFFF"/>
          </w:rPr>
          <w:t>2012</w:t>
        </w:r>
        <w:r>
          <w:rPr>
            <w:rFonts w:ascii="Arial" w:hAnsi="Arial" w:cs="Arial"/>
            <w:color w:val="545454"/>
            <w:shd w:val="clear" w:color="auto" w:fill="FFFFFF"/>
          </w:rPr>
          <w:t> Express </w:t>
        </w:r>
      </w:ins>
    </w:p>
    <w:p w14:paraId="63C3BD53" w14:textId="77777777" w:rsidR="002C2F51" w:rsidRDefault="002C2F51" w:rsidP="002C2F51">
      <w:pPr>
        <w:pStyle w:val="oancuaDanhsach"/>
        <w:rPr>
          <w:ins w:id="1029" w:author="PHẠM ĐÌNH ANH VŨ" w:date="2019-06-30T22:50:00Z"/>
        </w:rPr>
      </w:pPr>
      <w:ins w:id="1030" w:author="PHẠM ĐÌNH ANH VŨ" w:date="2019-06-30T22:50:00Z">
        <w:r>
          <w:t>- Con người</w:t>
        </w:r>
      </w:ins>
    </w:p>
    <w:p w14:paraId="6742F649" w14:textId="77777777" w:rsidR="002C2F51" w:rsidRDefault="002C2F51" w:rsidP="002C2F51">
      <w:pPr>
        <w:pStyle w:val="oancuaDanhsach"/>
        <w:rPr>
          <w:ins w:id="1031" w:author="PHẠM ĐÌNH ANH VŨ" w:date="2019-06-30T22:50:00Z"/>
        </w:rPr>
      </w:pPr>
    </w:p>
    <w:p w14:paraId="0EEF4642" w14:textId="0C670F7F" w:rsidR="002C2F51" w:rsidRPr="006776B3" w:rsidRDefault="002C2F51" w:rsidP="002C2F51">
      <w:pPr>
        <w:pStyle w:val="oancuaDanhsach"/>
        <w:numPr>
          <w:ilvl w:val="0"/>
          <w:numId w:val="16"/>
        </w:numPr>
        <w:rPr>
          <w:ins w:id="1032" w:author="PHẠM ĐÌNH ANH VŨ" w:date="2019-06-30T22:50:00Z"/>
        </w:rPr>
      </w:pPr>
      <w:ins w:id="1033" w:author="PHẠM ĐÌNH ANH VŨ" w:date="2019-06-30T22:50:00Z">
        <w:r w:rsidRPr="006776B3">
          <w:t>Thu ngân và nhân vi</w:t>
        </w:r>
        <w:r w:rsidRPr="00E12436">
          <w:t>ên c</w:t>
        </w:r>
        <w:r>
          <w:t>ó các kiến thức tin học cơ bản để điều khiển app.</w:t>
        </w:r>
      </w:ins>
    </w:p>
    <w:p w14:paraId="7A22BD6B" w14:textId="40310B8D" w:rsidR="00A151C1" w:rsidRPr="007E56BA" w:rsidDel="00A151C1" w:rsidRDefault="00A151C1">
      <w:pPr>
        <w:rPr>
          <w:del w:id="1034" w:author="PHẠM ĐÌNH ANH VŨ" w:date="2019-06-23T11:53:00Z"/>
        </w:rPr>
        <w:pPrChange w:id="1035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</w:p>
    <w:p w14:paraId="07CB93BF" w14:textId="77777777" w:rsidR="007E56BA" w:rsidRDefault="007E56BA" w:rsidP="007E56BA">
      <w:pPr>
        <w:rPr>
          <w:b/>
        </w:rPr>
      </w:pPr>
      <w:r>
        <w:rPr>
          <w:b/>
        </w:rPr>
        <w:t>Chương 2: Phân tích</w:t>
      </w:r>
    </w:p>
    <w:p w14:paraId="27EFAB2E" w14:textId="31C936D5" w:rsidR="007E56BA" w:rsidRDefault="00E83008" w:rsidP="00E83008">
      <w:pPr>
        <w:rPr>
          <w:ins w:id="1036" w:author="Hoan Ng" w:date="2017-04-05T14:44:00Z"/>
        </w:rPr>
        <w:pPrChange w:id="1037" w:author="PHẠM ĐÌNH ANH VŨ" w:date="2019-07-06T01:37:00Z">
          <w:pPr>
            <w:pStyle w:val="oancuaDanhsach"/>
            <w:numPr>
              <w:numId w:val="3"/>
            </w:numPr>
            <w:ind w:hanging="360"/>
          </w:pPr>
        </w:pPrChange>
      </w:pPr>
      <w:ins w:id="1038" w:author="PHẠM ĐÌNH ANH VŨ" w:date="2019-07-06T01:37:00Z">
        <w:r>
          <w:t xml:space="preserve">2.1 </w:t>
        </w:r>
      </w:ins>
      <w:r w:rsidR="007E56BA" w:rsidRPr="007E56BA">
        <w:t>Lược đồ phân chức năng</w:t>
      </w:r>
      <w:r w:rsidR="00BC30BA">
        <w:t xml:space="preserve"> (FDD)</w:t>
      </w:r>
      <w:ins w:id="1039" w:author="PHẠM ĐÌNH ANH VŨ" w:date="2019-07-06T01:36:00Z">
        <w:r>
          <w:t>:</w:t>
        </w:r>
      </w:ins>
    </w:p>
    <w:p w14:paraId="35681B24" w14:textId="0F494D91" w:rsidR="00E83008" w:rsidRDefault="00E83008" w:rsidP="00E83008">
      <w:pPr>
        <w:rPr>
          <w:ins w:id="1040" w:author="PHẠM ĐÌNH ANH VŨ" w:date="2019-06-07T23:21:00Z"/>
        </w:rPr>
        <w:pPrChange w:id="1041" w:author="PHẠM ĐÌNH ANH VŨ" w:date="2019-07-06T01:38:00Z">
          <w:pPr>
            <w:pStyle w:val="oancuaDanhsach"/>
            <w:numPr>
              <w:ilvl w:val="1"/>
              <w:numId w:val="3"/>
            </w:numPr>
            <w:ind w:left="1440" w:hanging="360"/>
          </w:pPr>
        </w:pPrChange>
      </w:pPr>
      <w:ins w:id="1042" w:author="PHẠM ĐÌNH ANH VŨ" w:date="2019-07-06T01:35:00Z">
        <w:r>
          <w:rPr>
            <w:noProof/>
          </w:rPr>
          <w:drawing>
            <wp:anchor distT="0" distB="0" distL="114300" distR="114300" simplePos="0" relativeHeight="251811840" behindDoc="1" locked="0" layoutInCell="1" allowOverlap="1" wp14:anchorId="375F76E5" wp14:editId="1A5E7EB2">
              <wp:simplePos x="0" y="0"/>
              <wp:positionH relativeFrom="page">
                <wp:posOffset>618490</wp:posOffset>
              </wp:positionH>
              <wp:positionV relativeFrom="paragraph">
                <wp:posOffset>245110</wp:posOffset>
              </wp:positionV>
              <wp:extent cx="6993890" cy="2390775"/>
              <wp:effectExtent l="0" t="0" r="0" b="9525"/>
              <wp:wrapTight wrapText="bothSides">
                <wp:wrapPolygon edited="0">
                  <wp:start x="0" y="0"/>
                  <wp:lineTo x="0" y="21514"/>
                  <wp:lineTo x="21533" y="21514"/>
                  <wp:lineTo x="21533" y="0"/>
                  <wp:lineTo x="0" y="0"/>
                </wp:wrapPolygon>
              </wp:wrapTight>
              <wp:docPr id="24" name="Hình ảnh 24" descr="C:\Users\BEDU\Desktop\Untitled Dia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BEDU\Desktop\Untitled Diagram.png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93890" cy="2390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1043" w:author="PHẠM ĐÌNH ANH VŨ" w:date="2019-07-06T01:38:00Z">
        <w:r>
          <w:t xml:space="preserve"> </w:t>
        </w:r>
        <w:proofErr w:type="gramStart"/>
        <w:r>
          <w:t>a.</w:t>
        </w:r>
      </w:ins>
      <w:ins w:id="1044" w:author="Hoan Ng" w:date="2017-04-05T14:44:00Z">
        <w:r w:rsidR="0095052C">
          <w:t>Lược</w:t>
        </w:r>
        <w:proofErr w:type="gramEnd"/>
        <w:r w:rsidR="0095052C">
          <w:t xml:space="preserve"> đồ FDD</w:t>
        </w:r>
      </w:ins>
      <w:ins w:id="1045" w:author="PHẠM ĐÌNH ANH VŨ" w:date="2019-07-06T01:36:00Z">
        <w:r>
          <w:t>:</w:t>
        </w:r>
      </w:ins>
    </w:p>
    <w:p w14:paraId="658859BF" w14:textId="733FF456" w:rsidR="00342E4F" w:rsidRDefault="00342E4F">
      <w:pPr>
        <w:pStyle w:val="oancuaDanhsach"/>
        <w:ind w:left="1440"/>
        <w:rPr>
          <w:ins w:id="1046" w:author="Hoan Ng" w:date="2017-04-05T14:44:00Z"/>
        </w:rPr>
        <w:pPrChange w:id="1047" w:author="PHẠM ĐÌNH ANH VŨ" w:date="2019-06-07T23:21:00Z">
          <w:pPr>
            <w:pStyle w:val="oancuaDanhsach"/>
            <w:numPr>
              <w:numId w:val="3"/>
            </w:numPr>
            <w:ind w:hanging="360"/>
          </w:pPr>
        </w:pPrChange>
      </w:pPr>
    </w:p>
    <w:p w14:paraId="2973898A" w14:textId="4A6A2CE0" w:rsidR="0095052C" w:rsidRPr="007E56BA" w:rsidRDefault="0095052C">
      <w:pPr>
        <w:pStyle w:val="oancuaDanhsach"/>
        <w:numPr>
          <w:ilvl w:val="1"/>
          <w:numId w:val="3"/>
        </w:numPr>
        <w:pPrChange w:id="1048" w:author="Hoan Ng" w:date="2017-04-05T14:44:00Z">
          <w:pPr>
            <w:pStyle w:val="oancuaDanhsach"/>
            <w:numPr>
              <w:numId w:val="3"/>
            </w:numPr>
            <w:ind w:hanging="360"/>
          </w:pPr>
        </w:pPrChange>
      </w:pPr>
      <w:ins w:id="1049" w:author="Hoan Ng" w:date="2017-04-05T14:44:00Z">
        <w:r>
          <w:t>Bảng giải thích/mô tả các chức năng</w:t>
        </w:r>
      </w:ins>
      <w:ins w:id="1050" w:author="PHẠM ĐÌNH ANH VŨ" w:date="2019-07-01T11:59:00Z">
        <w:r w:rsidR="007F47FC">
          <w:t>:</w:t>
        </w:r>
      </w:ins>
    </w:p>
    <w:p w14:paraId="17AFEFB2" w14:textId="4561541A" w:rsidR="00342E4F" w:rsidRDefault="00E83008" w:rsidP="00E83008">
      <w:pPr>
        <w:pPrChange w:id="1051" w:author="PHẠM ĐÌNH ANH VŨ" w:date="2019-07-06T01:36:00Z">
          <w:pPr>
            <w:pStyle w:val="oancuaDanhsach"/>
            <w:numPr>
              <w:numId w:val="3"/>
            </w:numPr>
            <w:ind w:hanging="360"/>
          </w:pPr>
        </w:pPrChange>
      </w:pPr>
      <w:proofErr w:type="gramStart"/>
      <w:ins w:id="1052" w:author="PHẠM ĐÌNH ANH VŨ" w:date="2019-07-06T01:36:00Z">
        <w:r>
          <w:lastRenderedPageBreak/>
          <w:t>2.</w:t>
        </w:r>
      </w:ins>
      <w:ins w:id="1053" w:author="PHẠM ĐÌNH ANH VŨ" w:date="2019-07-06T01:37:00Z">
        <w:r>
          <w:t>2</w:t>
        </w:r>
      </w:ins>
      <w:ins w:id="1054" w:author="PHẠM ĐÌNH ANH VŨ" w:date="2019-07-01T11:59:00Z">
        <w:r w:rsidR="007F47FC">
          <w:t xml:space="preserve">  </w:t>
        </w:r>
      </w:ins>
      <w:r w:rsidR="007E56BA" w:rsidRPr="007E56BA">
        <w:t>Đặc</w:t>
      </w:r>
      <w:proofErr w:type="gramEnd"/>
      <w:r w:rsidR="007E56BA" w:rsidRPr="007E56BA">
        <w:t xml:space="preserve"> tả và Mô hình hóa nghiệp vụ</w:t>
      </w:r>
      <w:r w:rsidR="00BC30BA">
        <w:t xml:space="preserve"> (DFD Model</w:t>
      </w:r>
      <w:ins w:id="1055" w:author="PHẠM ĐÌNH ANH VŨ" w:date="2019-07-01T11:58:00Z">
        <w:r w:rsidR="007F47FC">
          <w:t>)</w:t>
        </w:r>
      </w:ins>
      <w:del w:id="1056" w:author="PHẠM ĐÌNH ANH VŨ" w:date="2019-07-01T11:58:00Z">
        <w:r w:rsidR="00BC30BA" w:rsidDel="007F47FC">
          <w:delText>)</w:delText>
        </w:r>
      </w:del>
    </w:p>
    <w:p w14:paraId="246A924D" w14:textId="4331DC72" w:rsidR="00BC30BA" w:rsidRDefault="00E83008" w:rsidP="00E83008">
      <w:pPr>
        <w:rPr>
          <w:ins w:id="1057" w:author="Hoan Nguyễn Công" w:date="2019-03-26T07:51:00Z"/>
        </w:rPr>
        <w:pPrChange w:id="1058" w:author="PHẠM ĐÌNH ANH VŨ" w:date="2019-07-06T01:36:00Z">
          <w:pPr>
            <w:pStyle w:val="oancuaDanhsach"/>
            <w:numPr>
              <w:numId w:val="3"/>
            </w:numPr>
            <w:ind w:hanging="360"/>
          </w:pPr>
        </w:pPrChange>
      </w:pPr>
      <w:ins w:id="1059" w:author="PHẠM ĐÌNH ANH VŨ" w:date="2019-07-06T01:36:00Z">
        <w:r>
          <w:t>2.</w:t>
        </w:r>
      </w:ins>
      <w:ins w:id="1060" w:author="PHẠM ĐÌNH ANH VŨ" w:date="2019-07-06T01:37:00Z">
        <w:r>
          <w:t xml:space="preserve">3 </w:t>
        </w:r>
      </w:ins>
      <w:r w:rsidR="00BC30BA">
        <w:t>Mô hình hóa dữ liệu (ERD Model)</w:t>
      </w:r>
      <w:ins w:id="1061" w:author="PHẠM ĐÌNH ANH VŨ" w:date="2019-07-06T01:38:00Z">
        <w:r>
          <w:t>:</w:t>
        </w:r>
      </w:ins>
    </w:p>
    <w:p w14:paraId="5BE429FA" w14:textId="7097B94A" w:rsidR="008967CF" w:rsidRDefault="00E83008" w:rsidP="00E83008">
      <w:pPr>
        <w:rPr>
          <w:ins w:id="1062" w:author="PHẠM ĐÌNH ANH VŨ" w:date="2019-06-09T21:56:00Z"/>
        </w:rPr>
        <w:pPrChange w:id="1063" w:author="PHẠM ĐÌNH ANH VŨ" w:date="2019-07-06T01:36:00Z">
          <w:pPr>
            <w:pStyle w:val="oancuaDanhsach"/>
            <w:numPr>
              <w:numId w:val="3"/>
            </w:numPr>
            <w:ind w:hanging="360"/>
          </w:pPr>
        </w:pPrChange>
      </w:pPr>
      <w:ins w:id="1064" w:author="PHẠM ĐÌNH ANH VŨ" w:date="2019-07-06T01:36:00Z">
        <w:r>
          <w:t>2.</w:t>
        </w:r>
      </w:ins>
      <w:ins w:id="1065" w:author="PHẠM ĐÌNH ANH VŨ" w:date="2019-07-06T01:37:00Z">
        <w:r>
          <w:t xml:space="preserve">4 </w:t>
        </w:r>
      </w:ins>
      <w:ins w:id="1066" w:author="Hoan Nguyễn Công" w:date="2019-03-26T07:51:00Z">
        <w:r w:rsidR="008967CF">
          <w:t>Sơ đồ lớp ở mức phân tích (Class diagram)</w:t>
        </w:r>
      </w:ins>
    </w:p>
    <w:p w14:paraId="2DDA6409" w14:textId="77777777" w:rsidR="003C7F91" w:rsidRPr="00401573" w:rsidRDefault="003C7F91" w:rsidP="003C7F91">
      <w:pPr>
        <w:spacing w:after="0"/>
        <w:ind w:left="-450"/>
        <w:rPr>
          <w:ins w:id="1067" w:author="PHẠM ĐÌNH ANH VŨ" w:date="2019-06-09T21:57:00Z"/>
          <w:rFonts w:ascii="Times New Roman" w:hAnsi="Times New Roman" w:cs="Times New Roman"/>
          <w:b/>
          <w:noProof/>
          <w:sz w:val="26"/>
          <w:szCs w:val="26"/>
        </w:rPr>
      </w:pPr>
      <w:ins w:id="1068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w:t>I.Tra cứu sách</w:t>
        </w:r>
      </w:ins>
    </w:p>
    <w:p w14:paraId="2E3C774D" w14:textId="6A01C2E3" w:rsidR="003C7F91" w:rsidRDefault="001539E4" w:rsidP="003C7F91">
      <w:pPr>
        <w:spacing w:after="0"/>
        <w:ind w:left="-450"/>
        <w:rPr>
          <w:ins w:id="106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70" w:author="PHẠM ĐÌNH ANH VŨ" w:date="2019-06-10T23:22:00Z">
        <w:r>
          <w:rPr>
            <w:noProof/>
          </w:rPr>
          <w:drawing>
            <wp:inline distT="0" distB="0" distL="0" distR="0" wp14:anchorId="609E62DE" wp14:editId="3743C7C6">
              <wp:extent cx="5457825" cy="1143000"/>
              <wp:effectExtent l="0" t="0" r="9525" b="0"/>
              <wp:docPr id="89" name="Hình ảnh 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1143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B98A21" w14:textId="77777777" w:rsidR="003C7F91" w:rsidRDefault="003C7F91" w:rsidP="003C7F91">
      <w:pPr>
        <w:spacing w:after="0"/>
        <w:ind w:left="-450"/>
        <w:rPr>
          <w:ins w:id="107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7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</w:t>
        </w:r>
      </w:ins>
    </w:p>
    <w:p w14:paraId="48F506EE" w14:textId="77777777" w:rsidR="003C7F91" w:rsidRDefault="003C7F91" w:rsidP="003C7F91">
      <w:pPr>
        <w:spacing w:after="0"/>
        <w:ind w:left="-450"/>
        <w:rPr>
          <w:ins w:id="107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7B17A45C" w14:textId="77777777" w:rsidR="003C7F91" w:rsidRDefault="003C7F91" w:rsidP="003C7F91">
      <w:pPr>
        <w:spacing w:after="0"/>
        <w:ind w:left="-450"/>
        <w:rPr>
          <w:ins w:id="107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7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                     </w:t>
        </w:r>
        <w:r>
          <w:rPr>
            <w:noProof/>
          </w:rPr>
          <w:drawing>
            <wp:inline distT="0" distB="0" distL="0" distR="0" wp14:anchorId="3EBE8064" wp14:editId="2D505D70">
              <wp:extent cx="5731510" cy="3353435"/>
              <wp:effectExtent l="0" t="0" r="2540" b="0"/>
              <wp:docPr id="1" name="Hình ảnh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3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095DB3" w14:textId="77777777" w:rsidR="003C7F91" w:rsidRDefault="003C7F91" w:rsidP="003C7F91">
      <w:pPr>
        <w:pStyle w:val="oancuaDanhsach"/>
        <w:spacing w:after="0"/>
        <w:ind w:left="-90"/>
        <w:rPr>
          <w:ins w:id="107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7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635C74AA" w14:textId="77777777" w:rsidR="003C7F91" w:rsidRDefault="003C7F91" w:rsidP="003C7F91">
      <w:pPr>
        <w:pStyle w:val="oancuaDanhsach"/>
        <w:spacing w:after="0"/>
        <w:ind w:left="-90"/>
        <w:rPr>
          <w:ins w:id="107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79" w:author="PHẠM ĐÌNH ANH VŨ" w:date="2019-06-09T21:57:00Z">
        <w:r w:rsidRPr="00BA27FF">
          <w:rPr>
            <w:rFonts w:ascii="Times New Roman" w:hAnsi="Times New Roman" w:cs="Times New Roman"/>
            <w:noProof/>
            <w:sz w:val="26"/>
            <w:szCs w:val="26"/>
          </w:rPr>
          <w:t>-D1: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 xml:space="preserve">Tên sách, Thể loại, </w:t>
        </w:r>
        <w:r>
          <w:rPr>
            <w:rFonts w:ascii="Times New Roman" w:hAnsi="Times New Roman" w:cs="Times New Roman"/>
            <w:noProof/>
            <w:sz w:val="26"/>
            <w:szCs w:val="26"/>
          </w:rPr>
          <w:t>T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ác gi</w:t>
        </w:r>
        <w:r>
          <w:rPr>
            <w:rFonts w:ascii="Times New Roman" w:hAnsi="Times New Roman" w:cs="Times New Roman"/>
            <w:noProof/>
            <w:sz w:val="26"/>
            <w:szCs w:val="26"/>
          </w:rPr>
          <w:t>ả</w:t>
        </w:r>
      </w:ins>
    </w:p>
    <w:p w14:paraId="6CF49963" w14:textId="77777777" w:rsidR="003C7F91" w:rsidRDefault="003C7F91" w:rsidP="003C7F91">
      <w:pPr>
        <w:pStyle w:val="oancuaDanhsach"/>
        <w:spacing w:after="0"/>
        <w:ind w:left="-90"/>
        <w:rPr>
          <w:ins w:id="108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8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-D2 : Không có</w:t>
        </w:r>
      </w:ins>
    </w:p>
    <w:p w14:paraId="7EAD5FED" w14:textId="77777777" w:rsidR="003C7F91" w:rsidRDefault="003C7F91" w:rsidP="003C7F91">
      <w:pPr>
        <w:pStyle w:val="oancuaDanhsach"/>
        <w:spacing w:after="0"/>
        <w:ind w:left="-90"/>
        <w:rPr>
          <w:ins w:id="108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83" w:author="PHẠM ĐÌNH ANH VŨ" w:date="2019-06-09T21:57:00Z">
        <w:r w:rsidRPr="00BA27FF">
          <w:rPr>
            <w:rFonts w:ascii="Times New Roman" w:hAnsi="Times New Roman" w:cs="Times New Roman"/>
            <w:noProof/>
            <w:sz w:val="26"/>
            <w:szCs w:val="26"/>
          </w:rPr>
          <w:t>-D3: Danh sách sách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cần tìm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 xml:space="preserve">,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sách, Thể loại, Tác giả, Số lượng, Mã sách</w:t>
        </w:r>
      </w:ins>
    </w:p>
    <w:p w14:paraId="5C45F5C4" w14:textId="77777777" w:rsidR="003C7F91" w:rsidRDefault="003C7F91" w:rsidP="003C7F91">
      <w:pPr>
        <w:pStyle w:val="oancuaDanhsach"/>
        <w:spacing w:after="0"/>
        <w:ind w:left="-90"/>
        <w:rPr>
          <w:ins w:id="108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8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-D4: Không có</w:t>
        </w:r>
      </w:ins>
    </w:p>
    <w:p w14:paraId="02F244FC" w14:textId="77777777" w:rsidR="003C7F91" w:rsidRDefault="003C7F91" w:rsidP="003C7F91">
      <w:pPr>
        <w:pStyle w:val="oancuaDanhsach"/>
        <w:spacing w:after="0"/>
        <w:ind w:left="-90"/>
        <w:rPr>
          <w:ins w:id="108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8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-D5: D3</w:t>
        </w:r>
      </w:ins>
    </w:p>
    <w:p w14:paraId="234D36CA" w14:textId="77777777" w:rsidR="003C7F91" w:rsidRDefault="003C7F91" w:rsidP="003C7F91">
      <w:pPr>
        <w:pStyle w:val="oancuaDanhsach"/>
        <w:spacing w:after="0"/>
        <w:ind w:left="-90"/>
        <w:rPr>
          <w:ins w:id="108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8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-D6: Không có</w:t>
        </w:r>
      </w:ins>
    </w:p>
    <w:p w14:paraId="643BA28C" w14:textId="77777777" w:rsidR="003C7F91" w:rsidRDefault="003C7F91" w:rsidP="003C7F91">
      <w:pPr>
        <w:pStyle w:val="oancuaDanhsach"/>
        <w:spacing w:after="0"/>
        <w:ind w:left="-90"/>
        <w:rPr>
          <w:ins w:id="109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9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ED7CA6C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10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93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177D6ADA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109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95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lastRenderedPageBreak/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4178E9F6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109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9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56B4681E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109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99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B4: Kiểm tra Tên sách, Thể Loại, T</w:t>
        </w:r>
        <w:r>
          <w:rPr>
            <w:rFonts w:ascii="Times New Roman" w:hAnsi="Times New Roman" w:cs="Times New Roman"/>
            <w:noProof/>
            <w:sz w:val="26"/>
            <w:szCs w:val="26"/>
          </w:rPr>
          <w:t>ác giả</w:t>
        </w:r>
      </w:ins>
    </w:p>
    <w:p w14:paraId="620B3A5C" w14:textId="472AEA9A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110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01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B5: Lập ra các danh sách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các sách </w:t>
        </w:r>
      </w:ins>
      <w:ins w:id="1102" w:author="PHẠM ĐÌNH ANH VŨ" w:date="2019-06-23T11:24:00Z">
        <w:r w:rsidR="002501ED">
          <w:rPr>
            <w:rFonts w:ascii="Times New Roman" w:hAnsi="Times New Roman" w:cs="Times New Roman"/>
            <w:noProof/>
            <w:sz w:val="26"/>
            <w:szCs w:val="26"/>
          </w:rPr>
          <w:t xml:space="preserve">theo </w:t>
        </w:r>
      </w:ins>
      <w:ins w:id="110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tên sách, thể loại hoặc tác giả mà người dùng cần tra cứu</w:t>
        </w:r>
      </w:ins>
    </w:p>
    <w:p w14:paraId="63CAD81A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110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05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B6: Xuất D5 ra màn hình th</w:t>
        </w:r>
        <w:r>
          <w:rPr>
            <w:rFonts w:ascii="Times New Roman" w:hAnsi="Times New Roman" w:cs="Times New Roman"/>
            <w:noProof/>
            <w:sz w:val="26"/>
            <w:szCs w:val="26"/>
          </w:rPr>
          <w:t>iết bị xuất</w:t>
        </w:r>
      </w:ins>
    </w:p>
    <w:p w14:paraId="77D140DF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110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0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B7: Đóng kết nối cơ sở dữ liệu</w:t>
        </w:r>
      </w:ins>
    </w:p>
    <w:p w14:paraId="31B2ACA4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110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0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Kết thúc</w:t>
        </w:r>
      </w:ins>
    </w:p>
    <w:p w14:paraId="2E95CC59" w14:textId="77777777" w:rsidR="003C7F91" w:rsidRPr="00401573" w:rsidRDefault="003C7F91" w:rsidP="003C7F91">
      <w:pPr>
        <w:spacing w:after="0"/>
        <w:rPr>
          <w:ins w:id="111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43CD31B9" w14:textId="77777777" w:rsidR="003C7F91" w:rsidRPr="00420944" w:rsidRDefault="003C7F91" w:rsidP="003C7F91">
      <w:pPr>
        <w:spacing w:after="0"/>
        <w:ind w:left="-450"/>
        <w:rPr>
          <w:ins w:id="111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1F9534F" w14:textId="77777777" w:rsidR="003C7F91" w:rsidRDefault="003C7F91" w:rsidP="003C7F91">
      <w:pPr>
        <w:spacing w:after="0"/>
        <w:ind w:left="-450"/>
        <w:rPr>
          <w:ins w:id="1112" w:author="PHẠM ĐÌNH ANH VŨ" w:date="2019-06-09T21:57:00Z"/>
          <w:rFonts w:ascii="Times New Roman" w:hAnsi="Times New Roman" w:cs="Times New Roman"/>
          <w:sz w:val="26"/>
          <w:szCs w:val="26"/>
        </w:rPr>
      </w:pPr>
      <w:ins w:id="1113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2.Mô hình hoá dữ liệu (ERD)</w:t>
        </w:r>
      </w:ins>
    </w:p>
    <w:p w14:paraId="44FDD404" w14:textId="77777777" w:rsidR="003C7F91" w:rsidRDefault="003C7F91" w:rsidP="003C7F91">
      <w:pPr>
        <w:spacing w:after="0"/>
        <w:ind w:left="-450"/>
        <w:rPr>
          <w:ins w:id="1114" w:author="PHẠM ĐÌNH ANH VŨ" w:date="2019-06-09T21:57:00Z"/>
          <w:rFonts w:ascii="Times New Roman" w:hAnsi="Times New Roman" w:cs="Times New Roman"/>
          <w:sz w:val="26"/>
          <w:szCs w:val="26"/>
        </w:rPr>
      </w:pPr>
      <w:ins w:id="111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drawing>
            <wp:inline distT="0" distB="0" distL="0" distR="0" wp14:anchorId="7F1D54BF" wp14:editId="23491308">
              <wp:extent cx="5734050" cy="3114675"/>
              <wp:effectExtent l="0" t="0" r="0" b="9525"/>
              <wp:docPr id="9" name="Hình ảnh 9" descr="C:\Users\BEDU\Desktop\Untitled Dia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BEDU\Desktop\Untitled Diagram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4050" cy="3114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BB80E2" w14:textId="67C9EDD6" w:rsidR="003C7F91" w:rsidRDefault="003C7F91" w:rsidP="003C7F91">
      <w:pPr>
        <w:spacing w:after="0"/>
        <w:ind w:left="-450"/>
        <w:rPr>
          <w:ins w:id="1116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48B629AC" w14:textId="0F6979CA" w:rsidR="00E83008" w:rsidRDefault="00E83008" w:rsidP="003C7F91">
      <w:pPr>
        <w:spacing w:after="0"/>
        <w:ind w:left="-450"/>
        <w:rPr>
          <w:ins w:id="1117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5C71E6BD" w14:textId="18ADCEE2" w:rsidR="00E83008" w:rsidRDefault="00E83008" w:rsidP="003C7F91">
      <w:pPr>
        <w:spacing w:after="0"/>
        <w:ind w:left="-450"/>
        <w:rPr>
          <w:ins w:id="1118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5EE66EFE" w14:textId="493CFDA2" w:rsidR="00E83008" w:rsidRDefault="00E83008" w:rsidP="003C7F91">
      <w:pPr>
        <w:spacing w:after="0"/>
        <w:ind w:left="-450"/>
        <w:rPr>
          <w:ins w:id="1119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43DB1741" w14:textId="4717E591" w:rsidR="00E83008" w:rsidRDefault="00E83008" w:rsidP="003C7F91">
      <w:pPr>
        <w:spacing w:after="0"/>
        <w:ind w:left="-450"/>
        <w:rPr>
          <w:ins w:id="1120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7ACEB40E" w14:textId="66DE68C1" w:rsidR="00E83008" w:rsidRDefault="00E83008" w:rsidP="003C7F91">
      <w:pPr>
        <w:spacing w:after="0"/>
        <w:ind w:left="-450"/>
        <w:rPr>
          <w:ins w:id="1121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7D65B510" w14:textId="41E017CE" w:rsidR="00E83008" w:rsidRDefault="00E83008" w:rsidP="003C7F91">
      <w:pPr>
        <w:spacing w:after="0"/>
        <w:ind w:left="-450"/>
        <w:rPr>
          <w:ins w:id="1122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4CFE1061" w14:textId="49C72B36" w:rsidR="00E83008" w:rsidRDefault="00E83008" w:rsidP="003C7F91">
      <w:pPr>
        <w:spacing w:after="0"/>
        <w:ind w:left="-450"/>
        <w:rPr>
          <w:ins w:id="1123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78D18583" w14:textId="18FBFD0F" w:rsidR="00E83008" w:rsidRDefault="00E83008" w:rsidP="003C7F91">
      <w:pPr>
        <w:spacing w:after="0"/>
        <w:ind w:left="-450"/>
        <w:rPr>
          <w:ins w:id="1124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1627F5B4" w14:textId="1609B849" w:rsidR="00E83008" w:rsidRDefault="00E83008" w:rsidP="003C7F91">
      <w:pPr>
        <w:spacing w:after="0"/>
        <w:ind w:left="-450"/>
        <w:rPr>
          <w:ins w:id="1125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0DEF7D59" w14:textId="37A874FB" w:rsidR="00E83008" w:rsidRDefault="00E83008" w:rsidP="003C7F91">
      <w:pPr>
        <w:spacing w:after="0"/>
        <w:ind w:left="-450"/>
        <w:rPr>
          <w:ins w:id="1126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549C9D1F" w14:textId="1744833C" w:rsidR="00E83008" w:rsidRDefault="00E83008" w:rsidP="003C7F91">
      <w:pPr>
        <w:spacing w:after="0"/>
        <w:ind w:left="-450"/>
        <w:rPr>
          <w:ins w:id="1127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3A6B4786" w14:textId="40A3B865" w:rsidR="00E83008" w:rsidRDefault="00E83008" w:rsidP="003C7F91">
      <w:pPr>
        <w:spacing w:after="0"/>
        <w:ind w:left="-450"/>
        <w:rPr>
          <w:ins w:id="1128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63E5D6ED" w14:textId="037332F2" w:rsidR="00E83008" w:rsidRDefault="00E83008" w:rsidP="003C7F91">
      <w:pPr>
        <w:spacing w:after="0"/>
        <w:ind w:left="-450"/>
        <w:rPr>
          <w:ins w:id="1129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75761027" w14:textId="4D56A8BF" w:rsidR="00E83008" w:rsidRDefault="00E83008" w:rsidP="003C7F91">
      <w:pPr>
        <w:spacing w:after="0"/>
        <w:ind w:left="-450"/>
        <w:rPr>
          <w:ins w:id="1130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1094758A" w14:textId="77777777" w:rsidR="00E83008" w:rsidRDefault="00E83008" w:rsidP="003C7F91">
      <w:pPr>
        <w:spacing w:after="0"/>
        <w:ind w:left="-450"/>
        <w:rPr>
          <w:ins w:id="1131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XSpec="center" w:tblpY="741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034187C5" w14:textId="77777777" w:rsidTr="003C7F91">
        <w:trPr>
          <w:ins w:id="1132" w:author="PHẠM ĐÌNH ANH VŨ" w:date="2019-06-09T21:57:00Z"/>
        </w:trPr>
        <w:tc>
          <w:tcPr>
            <w:tcW w:w="3276" w:type="dxa"/>
          </w:tcPr>
          <w:p w14:paraId="2C4C395E" w14:textId="77777777" w:rsidR="003C7F91" w:rsidRDefault="003C7F91" w:rsidP="003C7F91">
            <w:pPr>
              <w:jc w:val="center"/>
              <w:rPr>
                <w:ins w:id="113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3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Sách</w:t>
              </w:r>
            </w:ins>
          </w:p>
        </w:tc>
      </w:tr>
      <w:tr w:rsidR="003C7F91" w14:paraId="1FDE40D8" w14:textId="77777777" w:rsidTr="003C7F91">
        <w:trPr>
          <w:ins w:id="1135" w:author="PHẠM ĐÌNH ANH VŨ" w:date="2019-06-09T21:57:00Z"/>
        </w:trPr>
        <w:tc>
          <w:tcPr>
            <w:tcW w:w="3276" w:type="dxa"/>
          </w:tcPr>
          <w:p w14:paraId="04024206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3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3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65AB8F29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3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3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1A00476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4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4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Thể loại</w:t>
              </w:r>
            </w:ins>
          </w:p>
          <w:p w14:paraId="72D7CE9F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4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4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Tác Giả</w:t>
              </w:r>
            </w:ins>
          </w:p>
          <w:p w14:paraId="5C1EACF6" w14:textId="77777777" w:rsidR="003C7F91" w:rsidRPr="00495F5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4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4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</w:tc>
      </w:tr>
      <w:tr w:rsidR="003C7F91" w14:paraId="296AB489" w14:textId="77777777" w:rsidTr="003C7F91">
        <w:trPr>
          <w:ins w:id="1146" w:author="PHẠM ĐÌNH ANH VŨ" w:date="2019-06-09T21:57:00Z"/>
        </w:trPr>
        <w:tc>
          <w:tcPr>
            <w:tcW w:w="3276" w:type="dxa"/>
          </w:tcPr>
          <w:p w14:paraId="2C6A7264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4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4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0AB32A97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4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5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675A88B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5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5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3ACF8D20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5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5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LocCacSachCanTim(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765DA0B" w14:textId="77777777" w:rsidR="003C7F91" w:rsidRPr="00B21A5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5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5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7D9CABC1" w14:textId="362F380C" w:rsidR="003C7F91" w:rsidRDefault="003C7F91" w:rsidP="003C7F91">
      <w:pPr>
        <w:spacing w:after="0"/>
        <w:ind w:left="-450"/>
        <w:rPr>
          <w:ins w:id="1157" w:author="PHẠM ĐÌNH ANH VŨ" w:date="2019-07-06T01:40:00Z"/>
          <w:rFonts w:ascii="Times New Roman" w:hAnsi="Times New Roman" w:cs="Times New Roman"/>
          <w:sz w:val="26"/>
          <w:szCs w:val="26"/>
        </w:rPr>
      </w:pPr>
      <w:ins w:id="1158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</w:t>
        </w:r>
      </w:ins>
    </w:p>
    <w:p w14:paraId="4C8605D7" w14:textId="6BCAE89D" w:rsidR="00E83008" w:rsidRDefault="00E83008" w:rsidP="003C7F91">
      <w:pPr>
        <w:spacing w:after="0"/>
        <w:ind w:left="-450"/>
        <w:rPr>
          <w:ins w:id="1159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624AB9E2" w14:textId="77777777" w:rsidR="00E83008" w:rsidRDefault="00E83008" w:rsidP="003C7F91">
      <w:pPr>
        <w:spacing w:after="0"/>
        <w:ind w:left="-450"/>
        <w:rPr>
          <w:ins w:id="1160" w:author="PHẠM ĐÌNH ANH VŨ" w:date="2019-07-06T01:40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XSpec="right" w:tblpY="219"/>
        <w:tblW w:w="0" w:type="auto"/>
        <w:tblLook w:val="04A0" w:firstRow="1" w:lastRow="0" w:firstColumn="1" w:lastColumn="0" w:noHBand="0" w:noVBand="1"/>
      </w:tblPr>
      <w:tblGrid>
        <w:gridCol w:w="2409"/>
      </w:tblGrid>
      <w:tr w:rsidR="00E83008" w14:paraId="6CC9EC45" w14:textId="77777777" w:rsidTr="00E83008">
        <w:trPr>
          <w:ins w:id="1161" w:author="PHẠM ĐÌNH ANH VŨ" w:date="2019-07-06T01:40:00Z"/>
        </w:trPr>
        <w:tc>
          <w:tcPr>
            <w:tcW w:w="2409" w:type="dxa"/>
          </w:tcPr>
          <w:p w14:paraId="5EA14B12" w14:textId="77777777" w:rsidR="00E83008" w:rsidRDefault="00E83008" w:rsidP="00E83008">
            <w:pPr>
              <w:rPr>
                <w:ins w:id="1162" w:author="PHẠM ĐÌNH ANH VŨ" w:date="2019-07-06T01:40:00Z"/>
                <w:rFonts w:ascii="Times New Roman" w:hAnsi="Times New Roman" w:cs="Times New Roman"/>
                <w:sz w:val="26"/>
                <w:szCs w:val="26"/>
              </w:rPr>
            </w:pPr>
            <w:ins w:id="1163" w:author="PHẠM ĐÌNH ANH VŨ" w:date="2019-07-06T01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Danh sách sách </w:t>
              </w:r>
            </w:ins>
          </w:p>
        </w:tc>
      </w:tr>
      <w:tr w:rsidR="00E83008" w14:paraId="788A6F1B" w14:textId="77777777" w:rsidTr="00E83008">
        <w:trPr>
          <w:ins w:id="1164" w:author="PHẠM ĐÌNH ANH VŨ" w:date="2019-07-06T01:40:00Z"/>
        </w:trPr>
        <w:tc>
          <w:tcPr>
            <w:tcW w:w="2409" w:type="dxa"/>
          </w:tcPr>
          <w:p w14:paraId="197A0124" w14:textId="77777777" w:rsidR="00E83008" w:rsidRDefault="00E83008" w:rsidP="00E83008">
            <w:pPr>
              <w:rPr>
                <w:ins w:id="1165" w:author="PHẠM ĐÌNH ANH VŨ" w:date="2019-07-06T01:40:00Z"/>
                <w:rFonts w:ascii="Times New Roman" w:hAnsi="Times New Roman" w:cs="Times New Roman"/>
                <w:sz w:val="26"/>
                <w:szCs w:val="26"/>
              </w:rPr>
            </w:pPr>
            <w:ins w:id="1166" w:author="PHẠM ĐÌNH ANH VŨ" w:date="2019-07-06T01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       + {?}</w:t>
              </w:r>
            </w:ins>
          </w:p>
        </w:tc>
      </w:tr>
      <w:tr w:rsidR="00E83008" w14:paraId="229F1CC5" w14:textId="77777777" w:rsidTr="00E83008">
        <w:trPr>
          <w:ins w:id="1167" w:author="PHẠM ĐÌNH ANH VŨ" w:date="2019-07-06T01:40:00Z"/>
        </w:trPr>
        <w:tc>
          <w:tcPr>
            <w:tcW w:w="2409" w:type="dxa"/>
          </w:tcPr>
          <w:p w14:paraId="71D56561" w14:textId="77777777" w:rsidR="00E83008" w:rsidRPr="00B21A55" w:rsidRDefault="00E83008" w:rsidP="00E83008">
            <w:pPr>
              <w:pStyle w:val="oancuaDanhsach"/>
              <w:numPr>
                <w:ilvl w:val="0"/>
                <w:numId w:val="13"/>
              </w:numPr>
              <w:rPr>
                <w:ins w:id="1168" w:author="PHẠM ĐÌNH ANH VŨ" w:date="2019-07-06T01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69" w:author="PHẠM ĐÌNH ANH VŨ" w:date="2019-07-06T01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2E84266B" w14:textId="1EC2AEC4" w:rsidR="00E83008" w:rsidRDefault="00E83008" w:rsidP="003C7F91">
      <w:pPr>
        <w:spacing w:after="0"/>
        <w:ind w:left="-450"/>
        <w:rPr>
          <w:ins w:id="1170" w:author="PHẠM ĐÌNH ANH VŨ" w:date="2019-07-06T01:40:00Z"/>
          <w:rFonts w:ascii="Times New Roman" w:hAnsi="Times New Roman" w:cs="Times New Roman"/>
          <w:sz w:val="26"/>
          <w:szCs w:val="26"/>
        </w:rPr>
      </w:pPr>
    </w:p>
    <w:p w14:paraId="2DB74B27" w14:textId="77777777" w:rsidR="00E83008" w:rsidRDefault="00E83008" w:rsidP="003C7F91">
      <w:pPr>
        <w:spacing w:after="0"/>
        <w:ind w:left="-450"/>
        <w:rPr>
          <w:ins w:id="117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D210F4D" w14:textId="77777777" w:rsidR="003C7F91" w:rsidRDefault="003C7F91" w:rsidP="003C7F91">
      <w:pPr>
        <w:spacing w:after="0"/>
        <w:ind w:left="-450"/>
        <w:rPr>
          <w:ins w:id="117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854FAC6" w14:textId="32A184F1" w:rsidR="003C7F91" w:rsidRDefault="003C7F91" w:rsidP="003C7F91">
      <w:pPr>
        <w:spacing w:after="0"/>
        <w:rPr>
          <w:ins w:id="1173" w:author="PHẠM ĐÌNH ANH VŨ" w:date="2019-06-09T21:57:00Z"/>
          <w:rFonts w:ascii="Times New Roman" w:hAnsi="Times New Roman" w:cs="Times New Roman"/>
          <w:sz w:val="26"/>
          <w:szCs w:val="26"/>
        </w:rPr>
      </w:pPr>
      <w:ins w:id="117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                                                                                                                               </w:t>
        </w:r>
      </w:ins>
    </w:p>
    <w:p w14:paraId="6F257D3B" w14:textId="77777777" w:rsidR="003C7F91" w:rsidRDefault="003C7F91" w:rsidP="003C7F91">
      <w:pPr>
        <w:spacing w:after="0"/>
        <w:rPr>
          <w:ins w:id="117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C4231A7" w14:textId="77777777" w:rsidR="003C7F91" w:rsidRDefault="003C7F91" w:rsidP="003C7F91">
      <w:pPr>
        <w:spacing w:after="0"/>
        <w:rPr>
          <w:ins w:id="117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27798D3" w14:textId="77777777" w:rsidR="003C7F91" w:rsidRDefault="003C7F91" w:rsidP="003C7F91">
      <w:pPr>
        <w:spacing w:after="0"/>
        <w:rPr>
          <w:ins w:id="117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12EC998" w14:textId="77777777" w:rsidR="003C7F91" w:rsidRDefault="003C7F91" w:rsidP="003C7F91">
      <w:pPr>
        <w:spacing w:after="0"/>
        <w:rPr>
          <w:ins w:id="117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AF89820" w14:textId="77777777" w:rsidR="003C7F91" w:rsidRDefault="003C7F91" w:rsidP="003C7F91">
      <w:pPr>
        <w:spacing w:after="0"/>
        <w:rPr>
          <w:ins w:id="117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DF0B72D" w14:textId="77777777" w:rsidR="003C7F91" w:rsidRDefault="003C7F91" w:rsidP="003C7F91">
      <w:pPr>
        <w:spacing w:after="0"/>
        <w:rPr>
          <w:ins w:id="118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6B011FD" w14:textId="77777777" w:rsidR="003C7F91" w:rsidRDefault="003C7F91" w:rsidP="003C7F91">
      <w:pPr>
        <w:spacing w:after="0"/>
        <w:rPr>
          <w:ins w:id="118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BAEEC2E" w14:textId="77777777" w:rsidR="003C7F91" w:rsidRDefault="003C7F91" w:rsidP="003C7F91">
      <w:pPr>
        <w:spacing w:after="0"/>
        <w:rPr>
          <w:ins w:id="118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FDD2444" w14:textId="77777777" w:rsidR="003C7F91" w:rsidRDefault="003C7F91" w:rsidP="003C7F91">
      <w:pPr>
        <w:spacing w:after="0"/>
        <w:rPr>
          <w:ins w:id="118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1C54E92" w14:textId="77777777" w:rsidR="003C7F91" w:rsidRPr="00053C46" w:rsidRDefault="003C7F91" w:rsidP="003C7F91">
      <w:pPr>
        <w:spacing w:after="0"/>
        <w:rPr>
          <w:ins w:id="118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185" w:author="PHẠM ĐÌNH ANH VŨ" w:date="2019-06-09T21:57:00Z">
        <w:r w:rsidRPr="00053C46">
          <w:rPr>
            <w:rFonts w:ascii="Times New Roman" w:hAnsi="Times New Roman" w:cs="Times New Roman"/>
            <w:b/>
            <w:sz w:val="26"/>
            <w:szCs w:val="26"/>
          </w:rPr>
          <w:t>II.Bán sách</w:t>
        </w:r>
      </w:ins>
    </w:p>
    <w:p w14:paraId="69641945" w14:textId="77777777" w:rsidR="003C7F91" w:rsidRDefault="003C7F91" w:rsidP="003C7F91">
      <w:pPr>
        <w:spacing w:after="0"/>
        <w:rPr>
          <w:ins w:id="1186" w:author="PHẠM ĐÌNH ANH VŨ" w:date="2019-06-09T21:57:00Z"/>
          <w:rFonts w:ascii="Times New Roman" w:hAnsi="Times New Roman" w:cs="Times New Roman"/>
          <w:sz w:val="26"/>
          <w:szCs w:val="26"/>
        </w:rPr>
      </w:pPr>
      <w:ins w:id="1187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1.Mô hình hoá chức năng DFD</w:t>
        </w:r>
      </w:ins>
    </w:p>
    <w:p w14:paraId="402A4AED" w14:textId="77777777" w:rsidR="003C7F91" w:rsidRDefault="003C7F91" w:rsidP="003C7F91">
      <w:pPr>
        <w:spacing w:after="0"/>
        <w:rPr>
          <w:ins w:id="1188" w:author="PHẠM ĐÌNH ANH VŨ" w:date="2019-06-09T21:57:00Z"/>
          <w:rFonts w:ascii="Times New Roman" w:hAnsi="Times New Roman" w:cs="Times New Roman"/>
          <w:sz w:val="26"/>
          <w:szCs w:val="26"/>
        </w:rPr>
      </w:pPr>
      <w:ins w:id="1189" w:author="PHẠM ĐÌNH ANH VŨ" w:date="2019-06-09T21:57:00Z">
        <w:r>
          <w:rPr>
            <w:noProof/>
          </w:rPr>
          <w:drawing>
            <wp:inline distT="0" distB="0" distL="0" distR="0" wp14:anchorId="17897C86" wp14:editId="107AD1D6">
              <wp:extent cx="5505450" cy="3343275"/>
              <wp:effectExtent l="0" t="0" r="0" b="9525"/>
              <wp:docPr id="6" name="Hình ảnh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893E4A" w14:textId="77777777" w:rsidR="003C7F91" w:rsidRDefault="003C7F91" w:rsidP="003C7F91">
      <w:pPr>
        <w:spacing w:after="0"/>
        <w:rPr>
          <w:ins w:id="119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9276EB4" w14:textId="77777777" w:rsidR="003C7F91" w:rsidRDefault="003C7F91" w:rsidP="003C7F91">
      <w:pPr>
        <w:spacing w:after="0"/>
        <w:rPr>
          <w:ins w:id="119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8CED6B7" w14:textId="77777777" w:rsidR="003C7F91" w:rsidRDefault="003C7F91" w:rsidP="003C7F91">
      <w:pPr>
        <w:pStyle w:val="oancuaDanhsach"/>
        <w:spacing w:after="0"/>
        <w:ind w:left="-90"/>
        <w:rPr>
          <w:ins w:id="11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9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321016E7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9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9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Tên sách, Mã sách</w:t>
        </w:r>
      </w:ins>
    </w:p>
    <w:p w14:paraId="2E4B6F77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9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9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Số lượng</w:t>
        </w:r>
      </w:ins>
    </w:p>
    <w:p w14:paraId="1EFFF00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9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9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Tên sách, Mã sách, Số lượng, Đơn giá bán</w:t>
        </w:r>
      </w:ins>
    </w:p>
    <w:p w14:paraId="5BA77D61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0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0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D4: D1 + D2</w:t>
        </w:r>
      </w:ins>
    </w:p>
    <w:p w14:paraId="4381C75B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0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0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Không có</w:t>
        </w:r>
      </w:ins>
    </w:p>
    <w:p w14:paraId="64C9D515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0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0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Số sách muốn mua trong giỏ hàng</w:t>
        </w:r>
      </w:ins>
    </w:p>
    <w:p w14:paraId="2E007D77" w14:textId="77777777" w:rsidR="003C7F91" w:rsidRDefault="003C7F91" w:rsidP="003C7F91">
      <w:pPr>
        <w:spacing w:after="0"/>
        <w:rPr>
          <w:ins w:id="120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07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63DA1B3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0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09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4152F6C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1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11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26D21C6B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1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1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6598EC7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1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15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B4: </w:t>
        </w:r>
        <w:r>
          <w:rPr>
            <w:rFonts w:ascii="Times New Roman" w:hAnsi="Times New Roman" w:cs="Times New Roman"/>
            <w:noProof/>
            <w:sz w:val="26"/>
            <w:szCs w:val="26"/>
          </w:rPr>
          <w:t>Đọc D2</w:t>
        </w:r>
      </w:ins>
    </w:p>
    <w:p w14:paraId="36B488E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1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17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Cho sách và số lượng vào giỏ hàng hiện ra cho người dùng xem kiếm tra xem người dùng có bấm mua hay thay đổi giỏ hàng</w:t>
        </w:r>
      </w:ins>
    </w:p>
    <w:p w14:paraId="46F46FBD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1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19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>
          <w:rPr>
            <w:rFonts w:ascii="Times New Roman" w:hAnsi="Times New Roman" w:cs="Times New Roman"/>
            <w:noProof/>
            <w:sz w:val="26"/>
            <w:szCs w:val="26"/>
          </w:rPr>
          <w:t>Nếu người dùng không bấm mua mà thay đổi sách + số lượng, quay loại bước 1</w:t>
        </w:r>
      </w:ins>
    </w:p>
    <w:p w14:paraId="2A6F887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2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2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B7: 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13D413A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2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2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B8; Tính tiền</w:t>
        </w:r>
      </w:ins>
    </w:p>
    <w:p w14:paraId="4A02CB4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2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2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B9: Đóng kết nối CSDL</w:t>
        </w:r>
      </w:ins>
    </w:p>
    <w:p w14:paraId="683C516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2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27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6D0CDA7A" w14:textId="77777777" w:rsidR="003C7F91" w:rsidRDefault="003C7F91" w:rsidP="003C7F91">
      <w:pPr>
        <w:spacing w:after="0"/>
        <w:rPr>
          <w:ins w:id="122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21265B48" w14:textId="77777777" w:rsidR="003C7F91" w:rsidRDefault="003C7F91" w:rsidP="003C7F91">
      <w:pPr>
        <w:spacing w:after="0"/>
        <w:rPr>
          <w:ins w:id="12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57888E6E" w14:textId="77777777" w:rsidR="003C7F91" w:rsidRDefault="003C7F91" w:rsidP="003C7F91">
      <w:pPr>
        <w:spacing w:after="0"/>
        <w:rPr>
          <w:ins w:id="123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2CCCF16C" w14:textId="77777777" w:rsidR="003C7F91" w:rsidRPr="00B81B05" w:rsidRDefault="003C7F91" w:rsidP="003C7F91">
      <w:pPr>
        <w:spacing w:after="0"/>
        <w:rPr>
          <w:ins w:id="123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4D567F72" w14:textId="77777777" w:rsidR="003C7F91" w:rsidRPr="00B81B05" w:rsidRDefault="003C7F91" w:rsidP="003C7F91">
      <w:pPr>
        <w:pStyle w:val="oancuaDanhsach"/>
        <w:spacing w:after="0"/>
        <w:rPr>
          <w:ins w:id="123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0A640FA2" w14:textId="376A2920" w:rsidR="003C7F91" w:rsidRDefault="003C7F91" w:rsidP="003C7F91">
      <w:pPr>
        <w:spacing w:after="0"/>
        <w:rPr>
          <w:ins w:id="1233" w:author="PHẠM ĐÌNH ANH VŨ" w:date="2019-06-09T21:57:00Z"/>
          <w:rFonts w:ascii="Times New Roman" w:hAnsi="Times New Roman" w:cs="Times New Roman"/>
          <w:sz w:val="26"/>
          <w:szCs w:val="26"/>
        </w:rPr>
      </w:pPr>
      <w:ins w:id="1234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3BB87DD0" w14:textId="65ABD158" w:rsidR="003C7F91" w:rsidRDefault="007F47FC" w:rsidP="003C7F91">
      <w:pPr>
        <w:spacing w:after="0"/>
        <w:rPr>
          <w:ins w:id="1235" w:author="PHẠM ĐÌNH ANH VŨ" w:date="2019-06-09T21:57:00Z"/>
          <w:rFonts w:ascii="Times New Roman" w:hAnsi="Times New Roman" w:cs="Times New Roman"/>
          <w:sz w:val="26"/>
          <w:szCs w:val="26"/>
        </w:rPr>
      </w:pPr>
      <w:ins w:id="1236" w:author="PHẠM ĐÌNH ANH VŨ" w:date="2019-07-01T11:55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1360" behindDoc="0" locked="0" layoutInCell="1" allowOverlap="1" wp14:anchorId="3B644D43" wp14:editId="18E24F85">
                  <wp:simplePos x="0" y="0"/>
                  <wp:positionH relativeFrom="column">
                    <wp:posOffset>4032250</wp:posOffset>
                  </wp:positionH>
                  <wp:positionV relativeFrom="paragraph">
                    <wp:posOffset>8890</wp:posOffset>
                  </wp:positionV>
                  <wp:extent cx="952500" cy="692150"/>
                  <wp:effectExtent l="0" t="0" r="19050" b="12700"/>
                  <wp:wrapNone/>
                  <wp:docPr id="150" name="Hình Bầu dục 1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52500" cy="69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7C7795" w14:textId="333A0D54" w:rsidR="00446C19" w:rsidRDefault="00446C19">
                              <w:pPr>
                                <w:jc w:val="center"/>
                                <w:pPrChange w:id="1237" w:author="PHẠM ĐÌNH ANH VŨ" w:date="2019-07-01T11:55:00Z">
                                  <w:pPr/>
                                </w:pPrChange>
                              </w:pPr>
                              <w:ins w:id="1238" w:author="PHẠM ĐÌNH ANH VŨ" w:date="2019-07-01T11:55:00Z">
                                <w:r>
                                  <w:t>Đơn giá bán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B644D43" id="Hình Bầu dục 150" o:spid="_x0000_s1039" style="position:absolute;margin-left:317.5pt;margin-top:.7pt;width:75pt;height:54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" fillcolor="#5b9bd5 [3204]" strokecolor="#1f4d78 [1604]" strokeweight="1pt">
                  <v:stroke joinstyle="miter"/>
                  <v:textbox>
                    <w:txbxContent>
                      <w:p w14:paraId="157C7795" w14:textId="333A0D54" w:rsidR="00446C19" w:rsidRDefault="00446C19">
                        <w:pPr>
                          <w:jc w:val="center"/>
                          <w:pPrChange w:id="1239" w:author="PHẠM ĐÌNH ANH VŨ" w:date="2019-07-01T11:55:00Z">
                            <w:pPr/>
                          </w:pPrChange>
                        </w:pPr>
                        <w:ins w:id="1240" w:author="PHẠM ĐÌNH ANH VŨ" w:date="2019-07-01T11:55:00Z">
                          <w:r>
                            <w:t>Đơn giá bán</w:t>
                          </w:r>
                        </w:ins>
                      </w:p>
                    </w:txbxContent>
                  </v:textbox>
                </v:oval>
              </w:pict>
            </mc:Fallback>
          </mc:AlternateContent>
        </w:r>
      </w:ins>
      <w:ins w:id="124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50CEA18" wp14:editId="66C14A49">
                  <wp:simplePos x="0" y="0"/>
                  <wp:positionH relativeFrom="column">
                    <wp:posOffset>2082800</wp:posOffset>
                  </wp:positionH>
                  <wp:positionV relativeFrom="paragraph">
                    <wp:posOffset>9525</wp:posOffset>
                  </wp:positionV>
                  <wp:extent cx="781050" cy="628650"/>
                  <wp:effectExtent l="0" t="0" r="19050" b="19050"/>
                  <wp:wrapNone/>
                  <wp:docPr id="12" name="Hình Bầu dục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8105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E9402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Mã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50CEA18" id="Hình Bầu dục 12" o:spid="_x0000_s1040" style="position:absolute;margin-left:164pt;margin-top:.75pt;width:61.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" fillcolor="#5b9bd5 [3204]" strokecolor="#1f4d78 [1604]" strokeweight="1pt">
                  <v:stroke joinstyle="miter"/>
                  <v:textbox>
                    <w:txbxContent>
                      <w:p w14:paraId="69BE9402" w14:textId="77777777" w:rsidR="00446C19" w:rsidRDefault="00446C19" w:rsidP="003C7F91">
                        <w:pPr>
                          <w:jc w:val="center"/>
                        </w:pPr>
                        <w:r>
                          <w:t>Mã sách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="003C7F91"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2D0B836" wp14:editId="7DA8FB40">
                  <wp:simplePos x="0" y="0"/>
                  <wp:positionH relativeFrom="margin">
                    <wp:align>left</wp:align>
                  </wp:positionH>
                  <wp:positionV relativeFrom="paragraph">
                    <wp:posOffset>10795</wp:posOffset>
                  </wp:positionV>
                  <wp:extent cx="733425" cy="685800"/>
                  <wp:effectExtent l="0" t="0" r="28575" b="19050"/>
                  <wp:wrapNone/>
                  <wp:docPr id="11" name="Hình Bầu dục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3342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FBEEB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2D0B836" id="Hình Bầu dục 11" o:spid="_x0000_s1041" style="position:absolute;margin-left:0;margin-top:.85pt;width:57.75pt;height:54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" fillcolor="#5b9bd5 [3204]" strokecolor="#1f4d78 [1604]" strokeweight="1pt">
                  <v:stroke joinstyle="miter"/>
                  <v:textbox>
                    <w:txbxContent>
                      <w:p w14:paraId="28BFBEEB" w14:textId="77777777" w:rsidR="00446C19" w:rsidRDefault="00446C19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 w:rsidR="003C7F91">
          <w:rPr>
            <w:rFonts w:ascii="Times New Roman" w:hAnsi="Times New Roman" w:cs="Times New Roman"/>
            <w:sz w:val="26"/>
            <w:szCs w:val="26"/>
          </w:rPr>
          <w:t xml:space="preserve">                                         </w:t>
        </w:r>
      </w:ins>
    </w:p>
    <w:p w14:paraId="2FBF64BD" w14:textId="33412817" w:rsidR="003C7F91" w:rsidRDefault="003C7F91" w:rsidP="003C7F91">
      <w:pPr>
        <w:spacing w:after="0"/>
        <w:rPr>
          <w:ins w:id="124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C8867C5" w14:textId="02635DBF" w:rsidR="003C7F91" w:rsidRDefault="007F47FC" w:rsidP="003C7F91">
      <w:pPr>
        <w:spacing w:after="0"/>
        <w:rPr>
          <w:ins w:id="1243" w:author="PHẠM ĐÌNH ANH VŨ" w:date="2019-06-09T21:57:00Z"/>
          <w:rFonts w:ascii="Times New Roman" w:hAnsi="Times New Roman" w:cs="Times New Roman"/>
          <w:sz w:val="26"/>
          <w:szCs w:val="26"/>
        </w:rPr>
      </w:pPr>
      <w:ins w:id="124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095FC13" wp14:editId="36BE074A">
                  <wp:simplePos x="0" y="0"/>
                  <wp:positionH relativeFrom="column">
                    <wp:posOffset>1606550</wp:posOffset>
                  </wp:positionH>
                  <wp:positionV relativeFrom="paragraph">
                    <wp:posOffset>121920</wp:posOffset>
                  </wp:positionV>
                  <wp:extent cx="647700" cy="390525"/>
                  <wp:effectExtent l="0" t="0" r="19050" b="28575"/>
                  <wp:wrapNone/>
                  <wp:docPr id="14" name="Đường nối Thẳng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47700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1C1054A" id="Đường nối Thẳng 14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5pt,9.6pt" to="177.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 w:rsidR="003C7F9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7801EAD9" w14:textId="611371B2" w:rsidR="003C7F91" w:rsidRPr="00CB3BF4" w:rsidRDefault="007F47FC" w:rsidP="003C7F91">
      <w:pPr>
        <w:spacing w:after="0"/>
        <w:rPr>
          <w:ins w:id="1245" w:author="PHẠM ĐÌNH ANH VŨ" w:date="2019-06-09T21:57:00Z"/>
          <w:rFonts w:ascii="Times New Roman" w:hAnsi="Times New Roman" w:cs="Times New Roman"/>
          <w:sz w:val="26"/>
          <w:szCs w:val="26"/>
        </w:rPr>
      </w:pPr>
      <w:ins w:id="1246" w:author="PHẠM ĐÌNH ANH VŨ" w:date="2019-07-01T11:56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2384" behindDoc="0" locked="0" layoutInCell="1" allowOverlap="1" wp14:anchorId="41FDA0EA" wp14:editId="3CCB3BF7">
                  <wp:simplePos x="0" y="0"/>
                  <wp:positionH relativeFrom="column">
                    <wp:posOffset>4533900</wp:posOffset>
                  </wp:positionH>
                  <wp:positionV relativeFrom="paragraph">
                    <wp:posOffset>92710</wp:posOffset>
                  </wp:positionV>
                  <wp:extent cx="6350" cy="247650"/>
                  <wp:effectExtent l="0" t="0" r="31750" b="19050"/>
                  <wp:wrapNone/>
                  <wp:docPr id="151" name="Đường nối Thẳng 1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350" cy="247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3B38A94" id="Đường nối Thẳng 151" o:spid="_x0000_s1026" style="position:absolute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pt,7.3pt" to="357.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" strokecolor="#5b9bd5 [3204]" strokeweight=".5pt">
                  <v:stroke joinstyle="miter"/>
                </v:line>
              </w:pict>
            </mc:Fallback>
          </mc:AlternateContent>
        </w:r>
      </w:ins>
      <w:ins w:id="124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69ADA3EF" wp14:editId="4F749198">
                  <wp:simplePos x="0" y="0"/>
                  <wp:positionH relativeFrom="column">
                    <wp:posOffset>371475</wp:posOffset>
                  </wp:positionH>
                  <wp:positionV relativeFrom="paragraph">
                    <wp:posOffset>1905</wp:posOffset>
                  </wp:positionV>
                  <wp:extent cx="561975" cy="390525"/>
                  <wp:effectExtent l="0" t="0" r="28575" b="28575"/>
                  <wp:wrapNone/>
                  <wp:docPr id="13" name="Đường nối Thẳng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1975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B7DB845" id="Đường nối Thẳng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5pt,.15pt" to="73.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" strokecolor="#5b9bd5 [3204]" strokeweight=".5pt">
                  <v:stroke joinstyle="miter"/>
                </v:line>
              </w:pict>
            </mc:Fallback>
          </mc:AlternateContent>
        </w:r>
        <w:r w:rsidR="003C7F9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7C9B7174" w14:textId="39B94295" w:rsidR="003C7F91" w:rsidRPr="009B007D" w:rsidRDefault="007F47FC" w:rsidP="003C7F91">
      <w:pPr>
        <w:spacing w:after="0"/>
        <w:rPr>
          <w:ins w:id="124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9" w:author="PHẠM ĐÌNH ANH VŨ" w:date="2019-07-01T11:5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90336" behindDoc="0" locked="0" layoutInCell="1" allowOverlap="1" wp14:anchorId="133C1876" wp14:editId="2DCA4933">
                  <wp:simplePos x="0" y="0"/>
                  <wp:positionH relativeFrom="column">
                    <wp:posOffset>3968750</wp:posOffset>
                  </wp:positionH>
                  <wp:positionV relativeFrom="paragraph">
                    <wp:posOffset>129540</wp:posOffset>
                  </wp:positionV>
                  <wp:extent cx="1543050" cy="431800"/>
                  <wp:effectExtent l="0" t="0" r="19050" b="25400"/>
                  <wp:wrapNone/>
                  <wp:docPr id="149" name="Lưu đồ: Tiến trình 1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43050" cy="4318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3D0F7E" w14:textId="0BEF6D3A" w:rsidR="00446C19" w:rsidRDefault="00446C19">
                              <w:pPr>
                                <w:jc w:val="center"/>
                                <w:pPrChange w:id="1250" w:author="PHẠM ĐÌNH ANH VŨ" w:date="2019-07-01T11:55:00Z">
                                  <w:pPr/>
                                </w:pPrChange>
                              </w:pPr>
                              <w:ins w:id="1251" w:author="PHẠM ĐÌNH ANH VŨ" w:date="2019-07-01T11:55:00Z">
                                <w:r>
                                  <w:t>Thông tin phiếu nhập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33C1876" id="_x0000_t109" coordsize="21600,21600" o:spt="109" path="m,l,21600r21600,l21600,xe">
                  <v:stroke joinstyle="miter"/>
                  <v:path gradientshapeok="t" o:connecttype="rect"/>
                </v:shapetype>
                <v:shape id="Lưu đồ: Tiến trình 149" o:spid="_x0000_s1042" type="#_x0000_t109" style="position:absolute;margin-left:312.5pt;margin-top:10.2pt;width:121.5pt;height:3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" fillcolor="#5b9bd5 [3204]" strokecolor="#1f4d78 [1604]" strokeweight="1pt">
                  <v:textbox>
                    <w:txbxContent>
                      <w:p w14:paraId="4B3D0F7E" w14:textId="0BEF6D3A" w:rsidR="00446C19" w:rsidRDefault="00446C19">
                        <w:pPr>
                          <w:jc w:val="center"/>
                          <w:pPrChange w:id="1252" w:author="PHẠM ĐÌNH ANH VŨ" w:date="2019-07-01T11:55:00Z">
                            <w:pPr/>
                          </w:pPrChange>
                        </w:pPr>
                        <w:ins w:id="1253" w:author="PHẠM ĐÌNH ANH VŨ" w:date="2019-07-01T11:55:00Z">
                          <w:r>
                            <w:t>Thông tin phiếu nhập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1254" w:author="PHẠM ĐÌNH ANH VŨ" w:date="2019-06-09T21:57:00Z">
        <w:r w:rsidR="003C7F91"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429E978" wp14:editId="0666DA43">
                  <wp:simplePos x="0" y="0"/>
                  <wp:positionH relativeFrom="column">
                    <wp:posOffset>739775</wp:posOffset>
                  </wp:positionH>
                  <wp:positionV relativeFrom="paragraph">
                    <wp:posOffset>64135</wp:posOffset>
                  </wp:positionV>
                  <wp:extent cx="1104900" cy="438150"/>
                  <wp:effectExtent l="0" t="0" r="19050" b="19050"/>
                  <wp:wrapNone/>
                  <wp:docPr id="8" name="Hình chữ nhật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490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0E44D6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 xml:space="preserve">Sách </w:t>
                              </w:r>
                              <w:del w:id="1255" w:author="PHẠM ĐÌNH ANH VŨ" w:date="2019-06-23T10:53:00Z">
                                <w:r w:rsidDel="009714D5">
                                  <w:delText>cần mua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rect w14:anchorId="7429E978" id="Hình chữ nhật 8" o:spid="_x0000_s1043" style="position:absolute;margin-left:58.25pt;margin-top:5.05pt;width:87pt;height:34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" fillcolor="#5b9bd5 [3204]" strokecolor="#1f4d78 [1604]" strokeweight="1pt">
                  <v:textbox>
                    <w:txbxContent>
                      <w:p w14:paraId="0C0E44D6" w14:textId="77777777" w:rsidR="00446C19" w:rsidRDefault="00446C19" w:rsidP="003C7F91">
                        <w:pPr>
                          <w:jc w:val="center"/>
                        </w:pPr>
                        <w:r>
                          <w:t xml:space="preserve">Sách </w:t>
                        </w:r>
                        <w:del w:id="1256" w:author="PHẠM ĐÌNH ANH VŨ" w:date="2019-06-23T10:53:00Z">
                          <w:r w:rsidDel="009714D5">
                            <w:delText>cần mua</w:delText>
                          </w:r>
                        </w:del>
                      </w:p>
                    </w:txbxContent>
                  </v:textbox>
                </v:rect>
              </w:pict>
            </mc:Fallback>
          </mc:AlternateContent>
        </w:r>
        <w:r w:rsidR="003C7F91">
          <w:rPr>
            <w:rFonts w:ascii="Times New Roman" w:hAnsi="Times New Roman" w:cs="Times New Roman"/>
            <w:noProof/>
            <w:sz w:val="26"/>
            <w:szCs w:val="26"/>
          </w:rPr>
          <w:t xml:space="preserve">                                                                                        </w:t>
        </w:r>
      </w:ins>
    </w:p>
    <w:p w14:paraId="725C5B42" w14:textId="22F69B91" w:rsidR="003C7F91" w:rsidRDefault="007F47FC" w:rsidP="003C7F91">
      <w:pPr>
        <w:spacing w:after="0"/>
        <w:rPr>
          <w:ins w:id="1257" w:author="PHẠM ĐÌNH ANH VŨ" w:date="2019-06-09T21:57:00Z"/>
          <w:rFonts w:ascii="Times New Roman" w:hAnsi="Times New Roman" w:cs="Times New Roman"/>
          <w:sz w:val="26"/>
          <w:szCs w:val="26"/>
        </w:rPr>
      </w:pPr>
      <w:ins w:id="1258" w:author="PHẠM ĐÌNH ANH VŨ" w:date="2019-07-01T1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3408" behindDoc="0" locked="0" layoutInCell="1" allowOverlap="1" wp14:anchorId="69BADF18" wp14:editId="769C1ABA">
                  <wp:simplePos x="0" y="0"/>
                  <wp:positionH relativeFrom="column">
                    <wp:posOffset>1841500</wp:posOffset>
                  </wp:positionH>
                  <wp:positionV relativeFrom="paragraph">
                    <wp:posOffset>76835</wp:posOffset>
                  </wp:positionV>
                  <wp:extent cx="2139950" cy="50800"/>
                  <wp:effectExtent l="0" t="0" r="31750" b="25400"/>
                  <wp:wrapNone/>
                  <wp:docPr id="152" name="Đường nối Thẳng 15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139950" cy="50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5E91FB7" id="Đường nối Thẳng 152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pt,6.05pt" to="313.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</w:ins>
    </w:p>
    <w:p w14:paraId="5C25F760" w14:textId="77777777" w:rsidR="003C7F91" w:rsidRDefault="003C7F91" w:rsidP="003C7F91">
      <w:pPr>
        <w:spacing w:after="0"/>
        <w:ind w:left="-450"/>
        <w:rPr>
          <w:ins w:id="1259" w:author="PHẠM ĐÌNH ANH VŨ" w:date="2019-06-09T21:57:00Z"/>
          <w:rFonts w:ascii="Times New Roman" w:hAnsi="Times New Roman" w:cs="Times New Roman"/>
          <w:sz w:val="26"/>
          <w:szCs w:val="26"/>
        </w:rPr>
      </w:pPr>
      <w:ins w:id="126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   </w:t>
        </w:r>
      </w:ins>
    </w:p>
    <w:p w14:paraId="378FF637" w14:textId="5DBA3706" w:rsidR="003C7F91" w:rsidRDefault="003C7F91" w:rsidP="003C7F91">
      <w:pPr>
        <w:spacing w:after="0"/>
        <w:ind w:left="-450"/>
        <w:rPr>
          <w:ins w:id="1261" w:author="PHẠM ĐÌNH ANH VŨ" w:date="2019-07-01T11:57:00Z"/>
          <w:rFonts w:ascii="Times New Roman" w:hAnsi="Times New Roman" w:cs="Times New Roman"/>
          <w:sz w:val="26"/>
          <w:szCs w:val="26"/>
        </w:rPr>
      </w:pPr>
    </w:p>
    <w:p w14:paraId="4BDDB8EC" w14:textId="4D1F8603" w:rsidR="007F47FC" w:rsidRDefault="007F47FC" w:rsidP="003C7F91">
      <w:pPr>
        <w:spacing w:after="0"/>
        <w:ind w:left="-450"/>
        <w:rPr>
          <w:ins w:id="1262" w:author="PHẠM ĐÌNH ANH VŨ" w:date="2019-07-06T01:41:00Z"/>
          <w:rFonts w:ascii="Times New Roman" w:hAnsi="Times New Roman" w:cs="Times New Roman"/>
          <w:sz w:val="26"/>
          <w:szCs w:val="26"/>
        </w:rPr>
      </w:pPr>
    </w:p>
    <w:p w14:paraId="39DD9306" w14:textId="41888F63" w:rsidR="00E83008" w:rsidRDefault="00E83008" w:rsidP="003C7F91">
      <w:pPr>
        <w:spacing w:after="0"/>
        <w:ind w:left="-450"/>
        <w:rPr>
          <w:ins w:id="1263" w:author="PHẠM ĐÌNH ANH VŨ" w:date="2019-07-06T01:41:00Z"/>
          <w:rFonts w:ascii="Times New Roman" w:hAnsi="Times New Roman" w:cs="Times New Roman"/>
          <w:sz w:val="26"/>
          <w:szCs w:val="26"/>
        </w:rPr>
      </w:pPr>
    </w:p>
    <w:p w14:paraId="2EF1A43B" w14:textId="0736280E" w:rsidR="00E83008" w:rsidRDefault="00E83008" w:rsidP="003C7F91">
      <w:pPr>
        <w:spacing w:after="0"/>
        <w:ind w:left="-450"/>
        <w:rPr>
          <w:ins w:id="1264" w:author="PHẠM ĐÌNH ANH VŨ" w:date="2019-07-06T01:41:00Z"/>
          <w:rFonts w:ascii="Times New Roman" w:hAnsi="Times New Roman" w:cs="Times New Roman"/>
          <w:sz w:val="26"/>
          <w:szCs w:val="26"/>
        </w:rPr>
      </w:pPr>
    </w:p>
    <w:p w14:paraId="43AB528A" w14:textId="77777777" w:rsidR="00E83008" w:rsidRDefault="00E83008" w:rsidP="003C7F91">
      <w:pPr>
        <w:spacing w:after="0"/>
        <w:ind w:left="-450"/>
        <w:rPr>
          <w:ins w:id="1265" w:author="PHẠM ĐÌNH ANH VŨ" w:date="2019-07-06T01:41:00Z"/>
          <w:rFonts w:ascii="Times New Roman" w:hAnsi="Times New Roman" w:cs="Times New Roman"/>
          <w:sz w:val="26"/>
          <w:szCs w:val="26"/>
        </w:rPr>
      </w:pPr>
    </w:p>
    <w:p w14:paraId="2923127A" w14:textId="77777777" w:rsidR="00E83008" w:rsidRDefault="00E83008" w:rsidP="003C7F91">
      <w:pPr>
        <w:spacing w:after="0"/>
        <w:ind w:left="-450"/>
        <w:rPr>
          <w:ins w:id="126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8E57BBE" w14:textId="77777777" w:rsidR="003C7F91" w:rsidRDefault="003C7F91" w:rsidP="003C7F91">
      <w:pPr>
        <w:spacing w:after="0"/>
        <w:ind w:left="-450"/>
        <w:rPr>
          <w:ins w:id="1267" w:author="PHẠM ĐÌNH ANH VŨ" w:date="2019-06-09T21:57:00Z"/>
          <w:rFonts w:ascii="Times New Roman" w:hAnsi="Times New Roman" w:cs="Times New Roman"/>
          <w:sz w:val="26"/>
          <w:szCs w:val="26"/>
        </w:rPr>
      </w:pPr>
      <w:ins w:id="1268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lastRenderedPageBreak/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p w14:paraId="06C8E0BF" w14:textId="77777777" w:rsidR="003C7F91" w:rsidRDefault="003C7F91" w:rsidP="003C7F91">
      <w:pPr>
        <w:spacing w:after="0"/>
        <w:ind w:left="-450"/>
        <w:rPr>
          <w:ins w:id="1269" w:author="PHẠM ĐÌNH ANH VŨ" w:date="2019-06-09T21:57:00Z"/>
          <w:rFonts w:ascii="Times New Roman" w:hAnsi="Times New Roman" w:cs="Times New Roman"/>
          <w:sz w:val="26"/>
          <w:szCs w:val="26"/>
        </w:rPr>
      </w:pPr>
      <w:ins w:id="127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tbl>
      <w:tblPr>
        <w:tblStyle w:val="LiBang"/>
        <w:tblpPr w:leftFromText="180" w:rightFromText="180" w:vertAnchor="text" w:horzAnchor="margin" w:tblpY="137"/>
        <w:tblW w:w="0" w:type="auto"/>
        <w:tblLook w:val="04A0" w:firstRow="1" w:lastRow="0" w:firstColumn="1" w:lastColumn="0" w:noHBand="0" w:noVBand="1"/>
      </w:tblPr>
      <w:tblGrid>
        <w:gridCol w:w="3276"/>
      </w:tblGrid>
      <w:tr w:rsidR="00775C42" w14:paraId="2A4D10BD" w14:textId="77777777" w:rsidTr="00775C42">
        <w:trPr>
          <w:ins w:id="1271" w:author="PHẠM ĐÌNH ANH VŨ" w:date="2019-07-01T12:00:00Z"/>
        </w:trPr>
        <w:tc>
          <w:tcPr>
            <w:tcW w:w="3276" w:type="dxa"/>
          </w:tcPr>
          <w:p w14:paraId="74C0FA3E" w14:textId="77777777" w:rsidR="00775C42" w:rsidRDefault="00775C42" w:rsidP="00775C42">
            <w:pPr>
              <w:jc w:val="center"/>
              <w:rPr>
                <w:ins w:id="1272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273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775C42" w14:paraId="2C0264AF" w14:textId="77777777" w:rsidTr="00775C42">
        <w:trPr>
          <w:ins w:id="1274" w:author="PHẠM ĐÌNH ANH VŨ" w:date="2019-07-01T12:00:00Z"/>
        </w:trPr>
        <w:tc>
          <w:tcPr>
            <w:tcW w:w="3276" w:type="dxa"/>
          </w:tcPr>
          <w:p w14:paraId="6987F202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75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276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1F5C1E48" w14:textId="77777777" w:rsidR="00775C42" w:rsidRPr="009B007D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77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278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</w:tc>
      </w:tr>
      <w:tr w:rsidR="00775C42" w14:paraId="1AB73CB7" w14:textId="77777777" w:rsidTr="00775C42">
        <w:trPr>
          <w:ins w:id="1279" w:author="PHẠM ĐÌNH ANH VŨ" w:date="2019-07-01T12:00:00Z"/>
        </w:trPr>
        <w:tc>
          <w:tcPr>
            <w:tcW w:w="3276" w:type="dxa"/>
          </w:tcPr>
          <w:p w14:paraId="72DD4DB6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80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81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EFB2B8A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82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83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4C220AD" w14:textId="77777777" w:rsidR="00775C42" w:rsidRPr="009B007D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84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85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TinhTongTien(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66C7AFE" w14:textId="77777777" w:rsidR="00775C42" w:rsidRPr="00B21A55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86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87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page" w:tblpX="6191" w:tblpY="207"/>
        <w:tblW w:w="0" w:type="auto"/>
        <w:tblLook w:val="04A0" w:firstRow="1" w:lastRow="0" w:firstColumn="1" w:lastColumn="0" w:noHBand="0" w:noVBand="1"/>
      </w:tblPr>
      <w:tblGrid>
        <w:gridCol w:w="3276"/>
      </w:tblGrid>
      <w:tr w:rsidR="00775C42" w14:paraId="06993F94" w14:textId="77777777" w:rsidTr="00775C42">
        <w:trPr>
          <w:ins w:id="1288" w:author="PHẠM ĐÌNH ANH VŨ" w:date="2019-07-01T12:00:00Z"/>
        </w:trPr>
        <w:tc>
          <w:tcPr>
            <w:tcW w:w="3276" w:type="dxa"/>
          </w:tcPr>
          <w:p w14:paraId="441F7A07" w14:textId="3F12A906" w:rsidR="00775C42" w:rsidRDefault="00775C42" w:rsidP="00775C42">
            <w:pPr>
              <w:jc w:val="center"/>
              <w:rPr>
                <w:ins w:id="1289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290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775C42" w14:paraId="789BF8FA" w14:textId="77777777" w:rsidTr="00775C42">
        <w:trPr>
          <w:ins w:id="1291" w:author="PHẠM ĐÌNH ANH VŨ" w:date="2019-07-01T12:00:00Z"/>
        </w:trPr>
        <w:tc>
          <w:tcPr>
            <w:tcW w:w="3276" w:type="dxa"/>
          </w:tcPr>
          <w:p w14:paraId="7847E152" w14:textId="00EB6772" w:rsidR="00775C42" w:rsidRPr="009B007D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292" w:author="PHẠM ĐÌNH ANH VŨ" w:date="2019-07-01T12:00:00Z"/>
                <w:rFonts w:ascii="Times New Roman" w:hAnsi="Times New Roman" w:cs="Times New Roman"/>
                <w:sz w:val="26"/>
                <w:szCs w:val="26"/>
              </w:rPr>
            </w:pPr>
            <w:ins w:id="1293" w:author="PHẠM ĐÌNH ANH VŨ" w:date="2019-07-01T12:00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Đơn giá bán</w:t>
              </w:r>
            </w:ins>
          </w:p>
        </w:tc>
      </w:tr>
      <w:tr w:rsidR="00775C42" w14:paraId="7A2E66D9" w14:textId="77777777" w:rsidTr="00775C42">
        <w:trPr>
          <w:ins w:id="1294" w:author="PHẠM ĐÌNH ANH VŨ" w:date="2019-07-01T12:00:00Z"/>
        </w:trPr>
        <w:tc>
          <w:tcPr>
            <w:tcW w:w="3276" w:type="dxa"/>
          </w:tcPr>
          <w:p w14:paraId="240F4DF5" w14:textId="3E083E12" w:rsidR="00775C42" w:rsidRPr="00B21A55" w:rsidRDefault="00775C42">
            <w:pPr>
              <w:pStyle w:val="oancuaDanhsach"/>
              <w:rPr>
                <w:ins w:id="1295" w:author="PHẠM ĐÌNH ANH VŨ" w:date="2019-07-01T12:00:00Z"/>
                <w:rFonts w:ascii="Times New Roman" w:hAnsi="Times New Roman" w:cs="Times New Roman"/>
                <w:sz w:val="26"/>
                <w:szCs w:val="26"/>
              </w:rPr>
              <w:pPrChange w:id="1296" w:author="PHẠM ĐÌNH ANH VŨ" w:date="2019-07-01T12:00:00Z">
                <w:pPr>
                  <w:pStyle w:val="oancuaDanhsach"/>
                  <w:framePr w:hSpace="180" w:wrap="around" w:vAnchor="text" w:hAnchor="page" w:x="6191" w:y="207"/>
                  <w:numPr>
                    <w:numId w:val="12"/>
                  </w:numPr>
                  <w:ind w:hanging="360"/>
                </w:pPr>
              </w:pPrChange>
            </w:pPr>
          </w:p>
        </w:tc>
      </w:tr>
    </w:tbl>
    <w:p w14:paraId="58AAC90F" w14:textId="77777777" w:rsidR="003C7F91" w:rsidRDefault="003C7F91" w:rsidP="003C7F91">
      <w:pPr>
        <w:spacing w:after="0"/>
        <w:ind w:left="-450"/>
        <w:rPr>
          <w:ins w:id="129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AF026D5" w14:textId="77777777" w:rsidR="003C7F91" w:rsidRDefault="003C7F91" w:rsidP="003C7F91">
      <w:pPr>
        <w:spacing w:after="0"/>
        <w:ind w:left="-450"/>
        <w:rPr>
          <w:ins w:id="129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A0E7FCF" w14:textId="77777777" w:rsidR="003C7F91" w:rsidRDefault="003C7F91" w:rsidP="003C7F91">
      <w:pPr>
        <w:spacing w:after="0"/>
        <w:ind w:left="-450"/>
        <w:rPr>
          <w:ins w:id="129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94A1E82" w14:textId="77777777" w:rsidR="003C7F91" w:rsidRDefault="003C7F91" w:rsidP="003C7F91">
      <w:pPr>
        <w:spacing w:after="0"/>
        <w:ind w:left="-450"/>
        <w:rPr>
          <w:ins w:id="130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B815A2A" w14:textId="77777777" w:rsidR="003C7F91" w:rsidRDefault="003C7F91" w:rsidP="003C7F91">
      <w:pPr>
        <w:spacing w:after="0"/>
        <w:ind w:left="-450"/>
        <w:rPr>
          <w:ins w:id="130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C6CB754" w14:textId="77777777" w:rsidR="003C7F91" w:rsidRDefault="003C7F91" w:rsidP="003C7F91">
      <w:pPr>
        <w:spacing w:after="0"/>
        <w:ind w:left="-450"/>
        <w:rPr>
          <w:ins w:id="130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1C1E297" w14:textId="77777777" w:rsidR="003C7F91" w:rsidRDefault="003C7F91" w:rsidP="003C7F91">
      <w:pPr>
        <w:spacing w:after="0"/>
        <w:ind w:left="-450"/>
        <w:rPr>
          <w:ins w:id="130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D9F825" w14:textId="1E8A4D7A" w:rsidR="003C7F91" w:rsidRDefault="003C7F91" w:rsidP="003C7F91">
      <w:pPr>
        <w:spacing w:after="0"/>
        <w:ind w:left="-450"/>
        <w:rPr>
          <w:ins w:id="1304" w:author="PHẠM ĐÌNH ANH VŨ" w:date="2019-07-06T01:41:00Z"/>
          <w:rFonts w:ascii="Times New Roman" w:hAnsi="Times New Roman" w:cs="Times New Roman"/>
          <w:sz w:val="26"/>
          <w:szCs w:val="26"/>
        </w:rPr>
      </w:pPr>
    </w:p>
    <w:p w14:paraId="3ACB16E4" w14:textId="77777777" w:rsidR="00E83008" w:rsidRDefault="00E83008" w:rsidP="003C7F91">
      <w:pPr>
        <w:spacing w:after="0"/>
        <w:ind w:left="-450"/>
        <w:rPr>
          <w:ins w:id="130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F116BD2" w14:textId="3E53CAB3" w:rsidR="003C7F91" w:rsidRDefault="003C7F91" w:rsidP="003C7F91">
      <w:pPr>
        <w:spacing w:after="0"/>
        <w:ind w:left="-450"/>
        <w:rPr>
          <w:ins w:id="1306" w:author="PHẠM ĐÌNH ANH VŨ" w:date="2019-06-10T23:23:00Z"/>
          <w:rFonts w:ascii="Times New Roman" w:hAnsi="Times New Roman" w:cs="Times New Roman"/>
          <w:b/>
          <w:sz w:val="26"/>
          <w:szCs w:val="26"/>
        </w:rPr>
      </w:pPr>
      <w:ins w:id="1307" w:author="PHẠM ĐÌNH ANH VŨ" w:date="2019-06-09T21:57:00Z">
        <w:r w:rsidRPr="009B007D">
          <w:rPr>
            <w:rFonts w:ascii="Times New Roman" w:hAnsi="Times New Roman" w:cs="Times New Roman"/>
            <w:b/>
            <w:sz w:val="26"/>
            <w:szCs w:val="26"/>
          </w:rPr>
          <w:t>III. Lập phiếu thu tiền</w:t>
        </w:r>
        <w:r>
          <w:rPr>
            <w:rFonts w:ascii="Times New Roman" w:hAnsi="Times New Roman" w:cs="Times New Roman"/>
            <w:b/>
            <w:sz w:val="26"/>
            <w:szCs w:val="26"/>
          </w:rPr>
          <w:t>:</w:t>
        </w:r>
      </w:ins>
    </w:p>
    <w:p w14:paraId="2F9411B7" w14:textId="71AB8A5B" w:rsidR="001539E4" w:rsidRDefault="001539E4" w:rsidP="003C7F91">
      <w:pPr>
        <w:spacing w:after="0"/>
        <w:ind w:left="-450"/>
        <w:rPr>
          <w:ins w:id="130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09" w:author="PHẠM ĐÌNH ANH VŨ" w:date="2019-06-10T23:23:00Z">
        <w:r>
          <w:rPr>
            <w:noProof/>
          </w:rPr>
          <w:drawing>
            <wp:inline distT="0" distB="0" distL="0" distR="0" wp14:anchorId="5CE7C123" wp14:editId="41E95420">
              <wp:extent cx="5448300" cy="1628775"/>
              <wp:effectExtent l="0" t="0" r="0" b="9525"/>
              <wp:docPr id="93" name="Hình ảnh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1628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6242F7" w14:textId="77777777" w:rsidR="003C7F91" w:rsidRDefault="003C7F91" w:rsidP="003C7F91">
      <w:pPr>
        <w:spacing w:after="0"/>
        <w:ind w:left="-450"/>
        <w:rPr>
          <w:ins w:id="131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11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76AFB1F4" w14:textId="77777777" w:rsidR="003C7F91" w:rsidRDefault="003C7F91" w:rsidP="003C7F91">
      <w:pPr>
        <w:spacing w:after="0"/>
        <w:ind w:left="-450"/>
        <w:rPr>
          <w:ins w:id="1312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13" w:author="PHẠM ĐÌNH ANH VŨ" w:date="2019-06-09T21:57:00Z">
        <w:r>
          <w:rPr>
            <w:noProof/>
          </w:rPr>
          <w:drawing>
            <wp:inline distT="0" distB="0" distL="0" distR="0" wp14:anchorId="086C987C" wp14:editId="492294FA">
              <wp:extent cx="5731510" cy="3463290"/>
              <wp:effectExtent l="0" t="0" r="2540" b="3810"/>
              <wp:docPr id="30" name="Hình ảnh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463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4ACEA2" w14:textId="77777777" w:rsidR="003C7F91" w:rsidRPr="009B007D" w:rsidRDefault="003C7F91" w:rsidP="003C7F91">
      <w:pPr>
        <w:spacing w:after="0"/>
        <w:ind w:left="-450"/>
        <w:rPr>
          <w:ins w:id="131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9E5F365" w14:textId="77777777" w:rsidR="003C7F91" w:rsidRPr="009B007D" w:rsidRDefault="003C7F91" w:rsidP="003C7F91">
      <w:pPr>
        <w:spacing w:after="0"/>
        <w:ind w:left="-450"/>
        <w:rPr>
          <w:ins w:id="131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5B73BAA" w14:textId="77777777" w:rsidR="003C7F91" w:rsidRDefault="003C7F91" w:rsidP="003C7F91">
      <w:pPr>
        <w:pStyle w:val="oancuaDanhsach"/>
        <w:spacing w:after="0"/>
        <w:ind w:left="-90"/>
        <w:rPr>
          <w:ins w:id="131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1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3178B7A9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1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1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Họ tên khách hàng, Điện thoại, Địa chỉ, Email, Ngày thu tiền, Số tiền thu</w:t>
        </w:r>
      </w:ins>
    </w:p>
    <w:p w14:paraId="7F2A8C22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2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1E4EE7F8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2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Số tiền khách hàng đang nợ</w:t>
        </w:r>
      </w:ins>
    </w:p>
    <w:p w14:paraId="5425D30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2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4A1EC89B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2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1A02BA3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2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2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75AE12D6" w14:textId="77777777" w:rsidR="003C7F91" w:rsidRDefault="003C7F91" w:rsidP="003C7F91">
      <w:pPr>
        <w:spacing w:after="0"/>
        <w:rPr>
          <w:ins w:id="133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31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3215938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3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33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00CA732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3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35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71B033F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3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3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0FC7AA8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3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39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B4: </w:t>
        </w:r>
        <w:r>
          <w:rPr>
            <w:rFonts w:ascii="Times New Roman" w:hAnsi="Times New Roman" w:cs="Times New Roman"/>
            <w:noProof/>
            <w:sz w:val="26"/>
            <w:szCs w:val="26"/>
          </w:rPr>
          <w:t>Kiếm tra qui định s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ố tiền thu không vượt quá số tiền khách hàng đang nợ</w:t>
        </w:r>
      </w:ins>
    </w:p>
    <w:p w14:paraId="79E51FC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4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41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Nếu không thoả thì tới bước 8</w:t>
        </w:r>
      </w:ins>
    </w:p>
    <w:p w14:paraId="660029D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4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43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2F5231B1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34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45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B7;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7F490E3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4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4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49B518E9" w14:textId="4309F5BC" w:rsidR="00E83008" w:rsidRDefault="003C7F91" w:rsidP="00E83008">
      <w:pPr>
        <w:pStyle w:val="oancuaDanhsach"/>
        <w:numPr>
          <w:ilvl w:val="0"/>
          <w:numId w:val="14"/>
        </w:numPr>
        <w:spacing w:after="0"/>
        <w:rPr>
          <w:ins w:id="1348" w:author="PHẠM ĐÌNH ANH VŨ" w:date="2019-07-06T01:42:00Z"/>
          <w:rFonts w:ascii="Times New Roman" w:hAnsi="Times New Roman" w:cs="Times New Roman"/>
          <w:noProof/>
          <w:sz w:val="26"/>
          <w:szCs w:val="26"/>
        </w:rPr>
      </w:pPr>
      <w:ins w:id="1349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  <w:ins w:id="1350" w:author="PHẠM ĐÌNH ANH VŨ" w:date="2019-07-06T01:42:00Z">
        <w:r w:rsidR="00E83008">
          <w:rPr>
            <w:rFonts w:ascii="Times New Roman" w:hAnsi="Times New Roman" w:cs="Times New Roman"/>
            <w:noProof/>
            <w:sz w:val="26"/>
            <w:szCs w:val="26"/>
          </w:rPr>
          <w:t>.</w:t>
        </w:r>
      </w:ins>
    </w:p>
    <w:p w14:paraId="70251465" w14:textId="4AF2B127" w:rsidR="00E83008" w:rsidRDefault="00E83008" w:rsidP="00E83008">
      <w:pPr>
        <w:spacing w:after="0"/>
        <w:rPr>
          <w:ins w:id="1351" w:author="PHẠM ĐÌNH ANH VŨ" w:date="2019-07-06T01:42:00Z"/>
          <w:rFonts w:ascii="Times New Roman" w:hAnsi="Times New Roman" w:cs="Times New Roman"/>
          <w:noProof/>
          <w:sz w:val="26"/>
          <w:szCs w:val="26"/>
        </w:rPr>
      </w:pPr>
    </w:p>
    <w:p w14:paraId="5B8302FA" w14:textId="4C161A8B" w:rsidR="00E83008" w:rsidRDefault="00E83008" w:rsidP="00E83008">
      <w:pPr>
        <w:spacing w:after="0"/>
        <w:rPr>
          <w:ins w:id="1352" w:author="PHẠM ĐÌNH ANH VŨ" w:date="2019-07-06T01:42:00Z"/>
          <w:rFonts w:ascii="Times New Roman" w:hAnsi="Times New Roman" w:cs="Times New Roman"/>
          <w:noProof/>
          <w:sz w:val="26"/>
          <w:szCs w:val="26"/>
        </w:rPr>
      </w:pPr>
    </w:p>
    <w:p w14:paraId="07052BA7" w14:textId="77777777" w:rsidR="00E83008" w:rsidRPr="00E83008" w:rsidRDefault="00E83008" w:rsidP="00E83008">
      <w:pPr>
        <w:spacing w:after="0"/>
        <w:rPr>
          <w:ins w:id="1353" w:author="PHẠM ĐÌNH ANH VŨ" w:date="2019-07-06T01:42:00Z"/>
          <w:rFonts w:ascii="Times New Roman" w:hAnsi="Times New Roman" w:cs="Times New Roman"/>
          <w:noProof/>
          <w:sz w:val="26"/>
          <w:szCs w:val="26"/>
          <w:rPrChange w:id="1354" w:author="PHẠM ĐÌNH ANH VŨ" w:date="2019-07-06T01:42:00Z">
            <w:rPr>
              <w:ins w:id="1355" w:author="PHẠM ĐÌNH ANH VŨ" w:date="2019-07-06T01:42:00Z"/>
              <w:noProof/>
            </w:rPr>
          </w:rPrChange>
        </w:rPr>
        <w:pPrChange w:id="1356" w:author="PHẠM ĐÌNH ANH VŨ" w:date="2019-07-06T01:42:00Z">
          <w:pPr>
            <w:pStyle w:val="oancuaDanhsach"/>
            <w:numPr>
              <w:numId w:val="14"/>
            </w:numPr>
            <w:spacing w:after="0"/>
            <w:ind w:hanging="360"/>
          </w:pPr>
        </w:pPrChange>
      </w:pPr>
    </w:p>
    <w:p w14:paraId="73071954" w14:textId="467D2304" w:rsidR="00E83008" w:rsidRPr="00E83008" w:rsidRDefault="00E83008" w:rsidP="00E83008">
      <w:pPr>
        <w:spacing w:after="0"/>
        <w:rPr>
          <w:ins w:id="1357" w:author="PHẠM ĐÌNH ANH VŨ" w:date="2019-07-06T01:42:00Z"/>
          <w:rFonts w:ascii="Times New Roman" w:hAnsi="Times New Roman" w:cs="Times New Roman"/>
          <w:noProof/>
          <w:sz w:val="26"/>
          <w:szCs w:val="26"/>
          <w:rPrChange w:id="1358" w:author="PHẠM ĐÌNH ANH VŨ" w:date="2019-07-06T01:42:00Z">
            <w:rPr>
              <w:ins w:id="1359" w:author="PHẠM ĐÌNH ANH VŨ" w:date="2019-07-06T01:42:00Z"/>
            </w:rPr>
          </w:rPrChange>
        </w:rPr>
        <w:pPrChange w:id="1360" w:author="PHẠM ĐÌNH ANH VŨ" w:date="2019-07-06T01:42:00Z">
          <w:pPr>
            <w:pStyle w:val="oancuaDanhsach"/>
            <w:numPr>
              <w:numId w:val="14"/>
            </w:numPr>
            <w:spacing w:after="0"/>
            <w:ind w:hanging="360"/>
          </w:pPr>
        </w:pPrChange>
      </w:pPr>
      <w:ins w:id="1361" w:author="PHẠM ĐÌNH ANH VŨ" w:date="2019-07-06T01:42:00Z">
        <w:r w:rsidRPr="00E83008">
          <w:rPr>
            <w:rFonts w:ascii="Times New Roman" w:hAnsi="Times New Roman" w:cs="Times New Roman"/>
            <w:sz w:val="26"/>
            <w:szCs w:val="26"/>
            <w:rPrChange w:id="1362" w:author="PHẠM ĐÌNH ANH VŨ" w:date="2019-07-06T01:42:00Z">
              <w:rPr/>
            </w:rPrChange>
          </w:rPr>
          <w:t>2.Mô hình hoá dữ liệu (ERD):</w:t>
        </w:r>
      </w:ins>
    </w:p>
    <w:p w14:paraId="6925D39D" w14:textId="77777777" w:rsidR="00E83008" w:rsidRPr="00E83008" w:rsidRDefault="00E83008" w:rsidP="00E83008">
      <w:pPr>
        <w:spacing w:after="0"/>
        <w:ind w:left="360"/>
        <w:rPr>
          <w:ins w:id="1363" w:author="PHẠM ĐÌNH ANH VŨ" w:date="2019-07-06T01:42:00Z"/>
          <w:rFonts w:ascii="Times New Roman" w:hAnsi="Times New Roman" w:cs="Times New Roman"/>
          <w:noProof/>
          <w:sz w:val="26"/>
          <w:szCs w:val="26"/>
          <w:rPrChange w:id="1364" w:author="PHẠM ĐÌNH ANH VŨ" w:date="2019-07-06T01:42:00Z">
            <w:rPr>
              <w:ins w:id="1365" w:author="PHẠM ĐÌNH ANH VŨ" w:date="2019-07-06T01:42:00Z"/>
              <w:noProof/>
            </w:rPr>
          </w:rPrChange>
        </w:rPr>
        <w:pPrChange w:id="1366" w:author="PHẠM ĐÌNH ANH VŨ" w:date="2019-07-06T01:42:00Z">
          <w:pPr>
            <w:pStyle w:val="oancuaDanhsach"/>
            <w:numPr>
              <w:numId w:val="14"/>
            </w:numPr>
            <w:spacing w:after="0"/>
            <w:ind w:hanging="360"/>
          </w:pPr>
        </w:pPrChange>
      </w:pPr>
    </w:p>
    <w:p w14:paraId="7543914B" w14:textId="48E41E1A" w:rsidR="00E83008" w:rsidRDefault="00E83008" w:rsidP="00E83008">
      <w:pPr>
        <w:spacing w:after="0"/>
        <w:rPr>
          <w:ins w:id="1367" w:author="PHẠM ĐÌNH ANH VŨ" w:date="2019-07-06T01:42:00Z"/>
          <w:rFonts w:ascii="Times New Roman" w:hAnsi="Times New Roman" w:cs="Times New Roman"/>
          <w:noProof/>
          <w:sz w:val="26"/>
          <w:szCs w:val="26"/>
        </w:rPr>
      </w:pPr>
    </w:p>
    <w:p w14:paraId="7263AB80" w14:textId="77777777" w:rsidR="00E83008" w:rsidRPr="00E83008" w:rsidRDefault="00E83008" w:rsidP="00E83008">
      <w:pPr>
        <w:spacing w:after="0"/>
        <w:rPr>
          <w:ins w:id="1368" w:author="PHẠM ĐÌNH ANH VŨ" w:date="2019-06-09T21:57:00Z"/>
          <w:rFonts w:ascii="Times New Roman" w:hAnsi="Times New Roman" w:cs="Times New Roman"/>
          <w:noProof/>
          <w:sz w:val="26"/>
          <w:szCs w:val="26"/>
          <w:rPrChange w:id="1369" w:author="PHẠM ĐÌNH ANH VŨ" w:date="2019-07-06T01:42:00Z">
            <w:rPr>
              <w:ins w:id="1370" w:author="PHẠM ĐÌNH ANH VŨ" w:date="2019-06-09T21:57:00Z"/>
              <w:noProof/>
            </w:rPr>
          </w:rPrChange>
        </w:rPr>
        <w:pPrChange w:id="1371" w:author="PHẠM ĐÌNH ANH VŨ" w:date="2019-07-06T01:42:00Z">
          <w:pPr>
            <w:pStyle w:val="oancuaDanhsach"/>
            <w:numPr>
              <w:numId w:val="14"/>
            </w:numPr>
            <w:spacing w:after="0"/>
            <w:ind w:hanging="360"/>
          </w:pPr>
        </w:pPrChange>
      </w:pPr>
    </w:p>
    <w:p w14:paraId="46DFBD5F" w14:textId="77777777" w:rsidR="003C7F91" w:rsidRPr="009B007D" w:rsidRDefault="003C7F91" w:rsidP="003C7F91">
      <w:pPr>
        <w:spacing w:after="0"/>
        <w:rPr>
          <w:ins w:id="137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F869B95" w14:textId="12F3728E" w:rsidR="003C7F91" w:rsidRPr="009B007D" w:rsidRDefault="003C7F91" w:rsidP="003C7F91">
      <w:pPr>
        <w:spacing w:after="0"/>
        <w:ind w:left="-450"/>
        <w:rPr>
          <w:ins w:id="137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A0B8F2C" w14:textId="7D865BF3" w:rsidR="003C7F91" w:rsidRPr="009B007D" w:rsidRDefault="00775C42" w:rsidP="003C7F91">
      <w:pPr>
        <w:spacing w:after="0"/>
        <w:ind w:left="-450"/>
        <w:rPr>
          <w:ins w:id="1374" w:author="PHẠM ĐÌNH ANH VŨ" w:date="2019-06-09T21:57:00Z"/>
          <w:rFonts w:ascii="Times New Roman" w:hAnsi="Times New Roman" w:cs="Times New Roman"/>
          <w:sz w:val="26"/>
          <w:szCs w:val="26"/>
        </w:rPr>
      </w:pPr>
      <w:ins w:id="137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7315F592" wp14:editId="63C9D85E">
                  <wp:simplePos x="0" y="0"/>
                  <wp:positionH relativeFrom="column">
                    <wp:posOffset>2422525</wp:posOffset>
                  </wp:positionH>
                  <wp:positionV relativeFrom="paragraph">
                    <wp:posOffset>-215265</wp:posOffset>
                  </wp:positionV>
                  <wp:extent cx="847725" cy="666750"/>
                  <wp:effectExtent l="0" t="0" r="28575" b="19050"/>
                  <wp:wrapNone/>
                  <wp:docPr id="20" name="Hình Bầu dục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7F7E35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315F592" id="Hình Bầu dục 20" o:spid="_x0000_s1044" style="position:absolute;left:0;text-align:left;margin-left:190.75pt;margin-top:-16.95pt;width:66.75pt;height:5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707F7E35" w14:textId="77777777" w:rsidR="00446C19" w:rsidRDefault="00446C19" w:rsidP="003C7F91">
                        <w:pPr>
                          <w:jc w:val="center"/>
                        </w:pPr>
                        <w:r>
                          <w:t>Email</w:t>
                        </w:r>
                      </w:p>
                    </w:txbxContent>
                  </v:textbox>
                </v:oval>
              </w:pict>
            </mc:Fallback>
          </mc:AlternateContent>
        </w:r>
      </w:ins>
      <w:ins w:id="1376" w:author="PHẠM ĐÌNH ANH VŨ" w:date="2019-07-01T12:04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1600" behindDoc="0" locked="0" layoutInCell="1" allowOverlap="1" wp14:anchorId="369FFDDE" wp14:editId="18E147FE">
                  <wp:simplePos x="0" y="0"/>
                  <wp:positionH relativeFrom="column">
                    <wp:posOffset>5289550</wp:posOffset>
                  </wp:positionH>
                  <wp:positionV relativeFrom="paragraph">
                    <wp:posOffset>-514350</wp:posOffset>
                  </wp:positionV>
                  <wp:extent cx="1009650" cy="679450"/>
                  <wp:effectExtent l="0" t="0" r="19050" b="25400"/>
                  <wp:wrapNone/>
                  <wp:docPr id="158" name="Hình Bầu dục 1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09650" cy="679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110F1" w14:textId="2D2049B2" w:rsidR="00446C19" w:rsidRDefault="00446C19">
                              <w:pPr>
                                <w:jc w:val="center"/>
                                <w:pPrChange w:id="1377" w:author="PHẠM ĐÌNH ANH VŨ" w:date="2019-07-01T12:04:00Z">
                                  <w:pPr/>
                                </w:pPrChange>
                              </w:pPr>
                              <w:ins w:id="1378" w:author="PHẠM ĐÌNH ANH VŨ" w:date="2019-07-01T12:05:00Z">
                                <w:r>
                                  <w:t>Ngày thu tiền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69FFDDE" id="Hình Bầu dục 158" o:spid="_x0000_s1045" style="position:absolute;left:0;text-align:left;margin-left:416.5pt;margin-top:-40.5pt;width:79.5pt;height:53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6D0110F1" w14:textId="2D2049B2" w:rsidR="00446C19" w:rsidRDefault="00446C19">
                        <w:pPr>
                          <w:jc w:val="center"/>
                          <w:pPrChange w:id="1379" w:author="PHẠM ĐÌNH ANH VŨ" w:date="2019-07-01T12:04:00Z">
                            <w:pPr/>
                          </w:pPrChange>
                        </w:pPr>
                        <w:ins w:id="1380" w:author="PHẠM ĐÌNH ANH VŨ" w:date="2019-07-01T12:05:00Z">
                          <w:r>
                            <w:t>Ngày thu tiền</w:t>
                          </w:r>
                        </w:ins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2624" behindDoc="0" locked="0" layoutInCell="1" allowOverlap="1" wp14:anchorId="165C67DD" wp14:editId="415452AE">
                  <wp:simplePos x="0" y="0"/>
                  <wp:positionH relativeFrom="column">
                    <wp:posOffset>5721350</wp:posOffset>
                  </wp:positionH>
                  <wp:positionV relativeFrom="paragraph">
                    <wp:posOffset>107950</wp:posOffset>
                  </wp:positionV>
                  <wp:extent cx="6350" cy="577850"/>
                  <wp:effectExtent l="0" t="0" r="31750" b="31750"/>
                  <wp:wrapNone/>
                  <wp:docPr id="159" name="Đường nối Thẳng 15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350" cy="577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068748E" id="Đường nối Thẳng 159" o:spid="_x0000_s1026" style="position:absolute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5pt,8.5pt" to="451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9552" behindDoc="0" locked="0" layoutInCell="1" allowOverlap="1" wp14:anchorId="197A653F" wp14:editId="1084D6BE">
                  <wp:simplePos x="0" y="0"/>
                  <wp:positionH relativeFrom="column">
                    <wp:posOffset>4565650</wp:posOffset>
                  </wp:positionH>
                  <wp:positionV relativeFrom="paragraph">
                    <wp:posOffset>88900</wp:posOffset>
                  </wp:positionV>
                  <wp:extent cx="120650" cy="546100"/>
                  <wp:effectExtent l="0" t="0" r="31750" b="25400"/>
                  <wp:wrapNone/>
                  <wp:docPr id="157" name="Đường nối Thẳng 1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20650" cy="546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4D89482" id="Đường nối Thẳng 157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5pt,7pt" to="369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8528" behindDoc="0" locked="0" layoutInCell="1" allowOverlap="1" wp14:anchorId="13BF25A2" wp14:editId="394D34BD">
                  <wp:simplePos x="0" y="0"/>
                  <wp:positionH relativeFrom="column">
                    <wp:posOffset>4254500</wp:posOffset>
                  </wp:positionH>
                  <wp:positionV relativeFrom="paragraph">
                    <wp:posOffset>-565150</wp:posOffset>
                  </wp:positionV>
                  <wp:extent cx="863600" cy="679450"/>
                  <wp:effectExtent l="0" t="0" r="12700" b="25400"/>
                  <wp:wrapNone/>
                  <wp:docPr id="156" name="Hình Bầu dục 15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63600" cy="679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71678E" w14:textId="149CEF62" w:rsidR="00446C19" w:rsidRDefault="00446C19">
                              <w:pPr>
                                <w:jc w:val="center"/>
                                <w:pPrChange w:id="1381" w:author="PHẠM ĐÌNH ANH VŨ" w:date="2019-07-01T12:04:00Z">
                                  <w:pPr/>
                                </w:pPrChange>
                              </w:pPr>
                              <w:ins w:id="1382" w:author="PHẠM ĐÌNH ANH VŨ" w:date="2019-07-01T12:04:00Z">
                                <w:r>
                                  <w:t>Số tiền thu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3BF25A2" id="Hình Bầu dục 156" o:spid="_x0000_s1046" style="position:absolute;left:0;text-align:left;margin-left:335pt;margin-top:-44.5pt;width:68pt;height:53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4171678E" w14:textId="149CEF62" w:rsidR="00446C19" w:rsidRDefault="00446C19">
                        <w:pPr>
                          <w:jc w:val="center"/>
                          <w:pPrChange w:id="1383" w:author="PHẠM ĐÌNH ANH VŨ" w:date="2019-07-01T12:04:00Z">
                            <w:pPr/>
                          </w:pPrChange>
                        </w:pPr>
                        <w:ins w:id="1384" w:author="PHẠM ĐÌNH ANH VŨ" w:date="2019-07-01T12:04:00Z">
                          <w:r>
                            <w:t>Số tiền thu</w:t>
                          </w:r>
                        </w:ins>
                      </w:p>
                    </w:txbxContent>
                  </v:textbox>
                </v:oval>
              </w:pict>
            </mc:Fallback>
          </mc:AlternateContent>
        </w:r>
      </w:ins>
      <w:ins w:id="138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4EBA230C" wp14:editId="67240A32">
                  <wp:simplePos x="0" y="0"/>
                  <wp:positionH relativeFrom="column">
                    <wp:posOffset>1295400</wp:posOffset>
                  </wp:positionH>
                  <wp:positionV relativeFrom="paragraph">
                    <wp:posOffset>-685800</wp:posOffset>
                  </wp:positionV>
                  <wp:extent cx="847725" cy="666750"/>
                  <wp:effectExtent l="0" t="0" r="28575" b="19050"/>
                  <wp:wrapNone/>
                  <wp:docPr id="19" name="Hình Bầu dục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E6A985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Điện thoại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4EBA230C" id="Hình Bầu dục 19" o:spid="_x0000_s1047" style="position:absolute;left:0;text-align:left;margin-left:102pt;margin-top:-54pt;width:66.75pt;height:5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5DE6A985" w14:textId="77777777" w:rsidR="00446C19" w:rsidRDefault="00446C19" w:rsidP="003C7F91">
                        <w:pPr>
                          <w:jc w:val="center"/>
                        </w:pPr>
                        <w:r>
                          <w:t>Điện thoại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2576" behindDoc="1" locked="0" layoutInCell="1" allowOverlap="1" wp14:anchorId="44257A8E" wp14:editId="72B99FA5">
                  <wp:simplePos x="0" y="0"/>
                  <wp:positionH relativeFrom="column">
                    <wp:posOffset>1663700</wp:posOffset>
                  </wp:positionH>
                  <wp:positionV relativeFrom="paragraph">
                    <wp:posOffset>0</wp:posOffset>
                  </wp:positionV>
                  <wp:extent cx="63500" cy="546100"/>
                  <wp:effectExtent l="0" t="0" r="31750" b="25400"/>
                  <wp:wrapThrough wrapText="bothSides">
                    <wp:wrapPolygon edited="0">
                      <wp:start x="6480" y="0"/>
                      <wp:lineTo x="0" y="15823"/>
                      <wp:lineTo x="0" y="21851"/>
                      <wp:lineTo x="19440" y="21851"/>
                      <wp:lineTo x="25920" y="12056"/>
                      <wp:lineTo x="25920" y="0"/>
                      <wp:lineTo x="6480" y="0"/>
                    </wp:wrapPolygon>
                  </wp:wrapThrough>
                  <wp:docPr id="23" name="Đường nối Thẳng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3500" cy="546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E1F6837" id="Đường nối Thẳng 23" o:spid="_x0000_s1026" style="position:absolute;flip:x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pt,0" to="13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" strokecolor="#5b9bd5 [3204]" strokeweight=".5pt">
                  <v:stroke joinstyle="miter"/>
                  <w10:wrap type="through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3A7A87AD" wp14:editId="08598481">
                  <wp:simplePos x="0" y="0"/>
                  <wp:positionH relativeFrom="column">
                    <wp:posOffset>127001</wp:posOffset>
                  </wp:positionH>
                  <wp:positionV relativeFrom="paragraph">
                    <wp:posOffset>0</wp:posOffset>
                  </wp:positionV>
                  <wp:extent cx="984250" cy="596900"/>
                  <wp:effectExtent l="0" t="0" r="25400" b="31750"/>
                  <wp:wrapNone/>
                  <wp:docPr id="22" name="Đường nối Thẳng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84250" cy="596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1E46B34" id="Đường nối Thẳng 2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pt,0" to="87.5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7ED0B284" wp14:editId="0E2012CF">
                  <wp:simplePos x="0" y="0"/>
                  <wp:positionH relativeFrom="margin">
                    <wp:posOffset>-177800</wp:posOffset>
                  </wp:positionH>
                  <wp:positionV relativeFrom="paragraph">
                    <wp:posOffset>-754380</wp:posOffset>
                  </wp:positionV>
                  <wp:extent cx="1085850" cy="895350"/>
                  <wp:effectExtent l="0" t="0" r="19050" b="19050"/>
                  <wp:wrapNone/>
                  <wp:docPr id="17" name="Hình Bầu dục 1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85850" cy="895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D0DE91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Họ 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7ED0B284" id="Hình Bầu dục 17" o:spid="_x0000_s1048" style="position:absolute;left:0;text-align:left;margin-left:-14pt;margin-top:-59.4pt;width:85.5pt;height:70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02D0DE91" w14:textId="77777777" w:rsidR="00446C19" w:rsidRDefault="00446C19" w:rsidP="003C7F91">
                        <w:pPr>
                          <w:jc w:val="center"/>
                        </w:pPr>
                        <w:r>
                          <w:t>Họ tên Khách hàng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28808857" w14:textId="2C5A47F2" w:rsidR="003C7F91" w:rsidRPr="009B007D" w:rsidRDefault="00775C42" w:rsidP="003C7F91">
      <w:pPr>
        <w:spacing w:after="0"/>
        <w:ind w:left="-450"/>
        <w:rPr>
          <w:ins w:id="1386" w:author="PHẠM ĐÌNH ANH VŨ" w:date="2019-06-09T21:57:00Z"/>
          <w:rFonts w:ascii="Times New Roman" w:hAnsi="Times New Roman" w:cs="Times New Roman"/>
          <w:sz w:val="26"/>
          <w:szCs w:val="26"/>
        </w:rPr>
      </w:pPr>
      <w:ins w:id="138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4FB17EF1" wp14:editId="596144C9">
                  <wp:simplePos x="0" y="0"/>
                  <wp:positionH relativeFrom="column">
                    <wp:posOffset>1768475</wp:posOffset>
                  </wp:positionH>
                  <wp:positionV relativeFrom="paragraph">
                    <wp:posOffset>1905</wp:posOffset>
                  </wp:positionV>
                  <wp:extent cx="1019175" cy="371475"/>
                  <wp:effectExtent l="0" t="0" r="28575" b="28575"/>
                  <wp:wrapNone/>
                  <wp:docPr id="25" name="Đường nối Thẳng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019175" cy="371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D0B8454" id="Đường nối Thẳng 2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.15pt" to="219.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" strokecolor="#5b9bd5 [3204]" strokeweight=".5pt">
                  <v:stroke joinstyle="miter"/>
                </v:line>
              </w:pict>
            </mc:Fallback>
          </mc:AlternateContent>
        </w:r>
      </w:ins>
    </w:p>
    <w:p w14:paraId="65FB4719" w14:textId="207FF640" w:rsidR="003C7F91" w:rsidRPr="009B007D" w:rsidRDefault="00775C42" w:rsidP="003C7F91">
      <w:pPr>
        <w:spacing w:after="0"/>
        <w:rPr>
          <w:ins w:id="1388" w:author="PHẠM ĐÌNH ANH VŨ" w:date="2019-06-09T21:57:00Z"/>
          <w:rFonts w:ascii="Times New Roman" w:hAnsi="Times New Roman" w:cs="Times New Roman"/>
          <w:sz w:val="26"/>
          <w:szCs w:val="26"/>
        </w:rPr>
      </w:pPr>
      <w:ins w:id="1389" w:author="PHẠM ĐÌNH ANH VŨ" w:date="2019-07-01T12:03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6480" behindDoc="0" locked="0" layoutInCell="1" allowOverlap="1" wp14:anchorId="027C38EF" wp14:editId="13084B50">
                  <wp:simplePos x="0" y="0"/>
                  <wp:positionH relativeFrom="column">
                    <wp:posOffset>4375150</wp:posOffset>
                  </wp:positionH>
                  <wp:positionV relativeFrom="paragraph">
                    <wp:posOffset>98425</wp:posOffset>
                  </wp:positionV>
                  <wp:extent cx="1422400" cy="336550"/>
                  <wp:effectExtent l="0" t="0" r="25400" b="25400"/>
                  <wp:wrapNone/>
                  <wp:docPr id="154" name="Lưu đồ: Tiến trình 15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22400" cy="33655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FE22" w14:textId="1526BFAF" w:rsidR="00446C19" w:rsidRDefault="00446C19">
                              <w:pPr>
                                <w:jc w:val="center"/>
                                <w:pPrChange w:id="1390" w:author="PHẠM ĐÌNH ANH VŨ" w:date="2019-07-01T12:03:00Z">
                                  <w:pPr/>
                                </w:pPrChange>
                              </w:pPr>
                              <w:ins w:id="1391" w:author="PHẠM ĐÌNH ANH VŨ" w:date="2019-07-01T12:03:00Z">
                                <w:r>
                                  <w:t>Phiếu thu tiền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27C38EF" id="Lưu đồ: Tiến trình 154" o:spid="_x0000_s1049" type="#_x0000_t109" style="position:absolute;margin-left:344.5pt;margin-top:7.75pt;width:112pt;height:26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" fillcolor="#5b9bd5 [3204]" strokecolor="#1f4d78 [1604]" strokeweight="1pt">
                  <v:textbox>
                    <w:txbxContent>
                      <w:p w14:paraId="63F6FE22" w14:textId="1526BFAF" w:rsidR="00446C19" w:rsidRDefault="00446C19">
                        <w:pPr>
                          <w:jc w:val="center"/>
                          <w:pPrChange w:id="1392" w:author="PHẠM ĐÌNH ANH VŨ" w:date="2019-07-01T12:03:00Z">
                            <w:pPr/>
                          </w:pPrChange>
                        </w:pPr>
                        <w:ins w:id="1393" w:author="PHẠM ĐÌNH ANH VŨ" w:date="2019-07-01T12:03:00Z">
                          <w:r>
                            <w:t>Phiếu thu tiền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139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5E0B8158" wp14:editId="542545D9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7620</wp:posOffset>
                  </wp:positionV>
                  <wp:extent cx="1000125" cy="390525"/>
                  <wp:effectExtent l="0" t="0" r="28575" b="28575"/>
                  <wp:wrapNone/>
                  <wp:docPr id="16" name="Hình chữ nhật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0012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40142E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E0B8158" id="Hình chữ nhật 16" o:spid="_x0000_s1050" style="position:absolute;margin-left:1in;margin-top:.6pt;width:78.7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" fillcolor="#5b9bd5 [3204]" strokecolor="#1f4d78 [1604]" strokeweight="1pt">
                  <v:textbox>
                    <w:txbxContent>
                      <w:p w14:paraId="1E40142E" w14:textId="77777777" w:rsidR="00446C19" w:rsidRDefault="00446C19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</w:txbxContent>
                  </v:textbox>
                </v:rect>
              </w:pict>
            </mc:Fallback>
          </mc:AlternateContent>
        </w:r>
      </w:ins>
    </w:p>
    <w:p w14:paraId="73E36D95" w14:textId="6816A67A" w:rsidR="003C7F91" w:rsidRPr="009B007D" w:rsidRDefault="00775C42" w:rsidP="003C7F91">
      <w:pPr>
        <w:spacing w:after="0"/>
        <w:rPr>
          <w:ins w:id="1395" w:author="PHẠM ĐÌNH ANH VŨ" w:date="2019-06-09T21:57:00Z"/>
          <w:rFonts w:ascii="Times New Roman" w:hAnsi="Times New Roman" w:cs="Times New Roman"/>
          <w:sz w:val="26"/>
          <w:szCs w:val="26"/>
        </w:rPr>
      </w:pPr>
      <w:ins w:id="1396" w:author="PHẠM ĐÌNH ANH VŨ" w:date="2019-07-01T12:03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5456" behindDoc="0" locked="0" layoutInCell="1" allowOverlap="1" wp14:anchorId="7FE0CF1E" wp14:editId="0AC3BC44">
                  <wp:simplePos x="0" y="0"/>
                  <wp:positionH relativeFrom="column">
                    <wp:posOffset>596900</wp:posOffset>
                  </wp:positionH>
                  <wp:positionV relativeFrom="paragraph">
                    <wp:posOffset>153670</wp:posOffset>
                  </wp:positionV>
                  <wp:extent cx="444500" cy="533400"/>
                  <wp:effectExtent l="0" t="0" r="31750" b="19050"/>
                  <wp:wrapNone/>
                  <wp:docPr id="153" name="Đường nối Thẳng 15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44500" cy="533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CC4B46E" id="Đường nối Thẳng 153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pt,12.1pt" to="82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</w:ins>
      <w:ins w:id="1397" w:author="PHẠM ĐÌNH ANH VŨ" w:date="2019-07-01T12:04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97504" behindDoc="0" locked="0" layoutInCell="1" allowOverlap="1" wp14:anchorId="6B94941F" wp14:editId="652AA6C2">
                  <wp:simplePos x="0" y="0"/>
                  <wp:positionH relativeFrom="column">
                    <wp:posOffset>1873250</wp:posOffset>
                  </wp:positionH>
                  <wp:positionV relativeFrom="paragraph">
                    <wp:posOffset>13970</wp:posOffset>
                  </wp:positionV>
                  <wp:extent cx="2540000" cy="6350"/>
                  <wp:effectExtent l="0" t="0" r="31750" b="31750"/>
                  <wp:wrapNone/>
                  <wp:docPr id="155" name="Đường nối Thẳng 15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540000" cy="6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920560A" id="Đường nối Thẳng 155" o:spid="_x0000_s1026" style="position:absolute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5pt,1.1pt" to="347.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</w:ins>
    </w:p>
    <w:p w14:paraId="76EFF5B8" w14:textId="3D5EBC58" w:rsidR="003C7F91" w:rsidRPr="009B007D" w:rsidRDefault="00775C42" w:rsidP="003C7F91">
      <w:pPr>
        <w:spacing w:after="0"/>
        <w:rPr>
          <w:ins w:id="1398" w:author="PHẠM ĐÌNH ANH VŨ" w:date="2019-06-09T21:57:00Z"/>
          <w:rFonts w:ascii="Times New Roman" w:hAnsi="Times New Roman" w:cs="Times New Roman"/>
          <w:sz w:val="26"/>
          <w:szCs w:val="26"/>
        </w:rPr>
      </w:pPr>
      <w:ins w:id="139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5E16D211" wp14:editId="36DF63F5">
                  <wp:simplePos x="0" y="0"/>
                  <wp:positionH relativeFrom="column">
                    <wp:posOffset>1733550</wp:posOffset>
                  </wp:positionH>
                  <wp:positionV relativeFrom="paragraph">
                    <wp:posOffset>3175</wp:posOffset>
                  </wp:positionV>
                  <wp:extent cx="714375" cy="257175"/>
                  <wp:effectExtent l="0" t="0" r="28575" b="28575"/>
                  <wp:wrapNone/>
                  <wp:docPr id="26" name="Đường nối Thẳng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14375" cy="257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9AA0038" id="Đường nối Thẳng 26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.25pt" to="192.7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6EB29923" w14:textId="408F1733" w:rsidR="003C7F91" w:rsidRPr="009B007D" w:rsidRDefault="00775C42" w:rsidP="003C7F91">
      <w:pPr>
        <w:spacing w:after="0"/>
        <w:rPr>
          <w:ins w:id="1400" w:author="PHẠM ĐÌNH ANH VŨ" w:date="2019-06-09T21:57:00Z"/>
          <w:rFonts w:ascii="Times New Roman" w:hAnsi="Times New Roman" w:cs="Times New Roman"/>
          <w:sz w:val="26"/>
          <w:szCs w:val="26"/>
        </w:rPr>
      </w:pPr>
      <w:ins w:id="140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3DED4879" wp14:editId="4C79E3B5">
                  <wp:simplePos x="0" y="0"/>
                  <wp:positionH relativeFrom="margin">
                    <wp:align>left</wp:align>
                  </wp:positionH>
                  <wp:positionV relativeFrom="paragraph">
                    <wp:posOffset>205105</wp:posOffset>
                  </wp:positionV>
                  <wp:extent cx="847725" cy="666750"/>
                  <wp:effectExtent l="0" t="0" r="28575" b="19050"/>
                  <wp:wrapNone/>
                  <wp:docPr id="18" name="Hình Bầu dục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B36B9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Địa chỉ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DED4879" id="Hình Bầu dục 18" o:spid="_x0000_s1051" style="position:absolute;margin-left:0;margin-top:16.15pt;width:66.75pt;height:52.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59BB36B9" w14:textId="77777777" w:rsidR="00446C19" w:rsidRDefault="00446C19" w:rsidP="003C7F91">
                        <w:pPr>
                          <w:jc w:val="center"/>
                        </w:pPr>
                        <w:r>
                          <w:t>Địa chỉ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11D3F56D" wp14:editId="62BF9045">
                  <wp:simplePos x="0" y="0"/>
                  <wp:positionH relativeFrom="column">
                    <wp:posOffset>2047875</wp:posOffset>
                  </wp:positionH>
                  <wp:positionV relativeFrom="paragraph">
                    <wp:posOffset>1905</wp:posOffset>
                  </wp:positionV>
                  <wp:extent cx="847725" cy="666750"/>
                  <wp:effectExtent l="0" t="0" r="28575" b="19050"/>
                  <wp:wrapNone/>
                  <wp:docPr id="21" name="Hình Bầu dục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59A0F1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11D3F56D" id="Hình Bầu dục 21" o:spid="_x0000_s1052" style="position:absolute;margin-left:161.25pt;margin-top:.15pt;width:66.75pt;height:5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7459A0F1" w14:textId="77777777" w:rsidR="00446C19" w:rsidRDefault="00446C19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54A9D950" w14:textId="2E562A24" w:rsidR="003C7F91" w:rsidRDefault="003C7F91" w:rsidP="003C7F91">
      <w:pPr>
        <w:spacing w:after="0"/>
        <w:rPr>
          <w:ins w:id="1402" w:author="PHẠM ĐÌNH ANH VŨ" w:date="2019-06-09T21:57:00Z"/>
          <w:rFonts w:ascii="Times New Roman" w:hAnsi="Times New Roman" w:cs="Times New Roman"/>
          <w:sz w:val="26"/>
          <w:szCs w:val="26"/>
        </w:rPr>
      </w:pPr>
      <w:ins w:id="1403" w:author="PHẠM ĐÌNH ANH VŨ" w:date="2019-06-09T21:57:00Z">
        <w:r w:rsidRPr="009B007D">
          <w:rPr>
            <w:rFonts w:ascii="Times New Roman" w:hAnsi="Times New Roman" w:cs="Times New Roman"/>
            <w:sz w:val="26"/>
            <w:szCs w:val="26"/>
          </w:rPr>
          <w:t xml:space="preserve">                           </w:t>
        </w:r>
      </w:ins>
    </w:p>
    <w:p w14:paraId="1302A6CF" w14:textId="30FE3DF3" w:rsidR="003C7F91" w:rsidRDefault="003C7F91" w:rsidP="003C7F91">
      <w:pPr>
        <w:spacing w:after="0"/>
        <w:rPr>
          <w:ins w:id="140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7C61762" w14:textId="5C711312" w:rsidR="003C7F91" w:rsidRDefault="003C7F91" w:rsidP="003C7F91">
      <w:pPr>
        <w:spacing w:after="0"/>
        <w:rPr>
          <w:ins w:id="140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57BEFAE" w14:textId="72D7A680" w:rsidR="003C7F91" w:rsidRDefault="003C7F91" w:rsidP="003C7F91">
      <w:pPr>
        <w:spacing w:after="0"/>
        <w:rPr>
          <w:ins w:id="140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EA6C152" w14:textId="77777777" w:rsidR="003C7F91" w:rsidRDefault="003C7F91" w:rsidP="003C7F91">
      <w:pPr>
        <w:spacing w:after="0"/>
        <w:rPr>
          <w:ins w:id="140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E536233" w14:textId="77777777" w:rsidR="003C7F91" w:rsidRDefault="003C7F91" w:rsidP="003C7F91">
      <w:pPr>
        <w:spacing w:after="0"/>
        <w:rPr>
          <w:ins w:id="140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FEAF84C" w14:textId="77777777" w:rsidR="003C7F91" w:rsidRDefault="003C7F91" w:rsidP="003C7F91">
      <w:pPr>
        <w:spacing w:after="0"/>
        <w:ind w:left="-450"/>
        <w:rPr>
          <w:ins w:id="140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444572B" w14:textId="77777777" w:rsidR="003C7F91" w:rsidRDefault="003C7F91" w:rsidP="003C7F91">
      <w:pPr>
        <w:spacing w:after="0"/>
        <w:ind w:left="-450"/>
        <w:rPr>
          <w:ins w:id="141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CD10B7A" w14:textId="77777777" w:rsidR="003C7F91" w:rsidRDefault="003C7F91" w:rsidP="003C7F91">
      <w:pPr>
        <w:spacing w:after="0"/>
        <w:ind w:left="-450"/>
        <w:rPr>
          <w:ins w:id="1411" w:author="PHẠM ĐÌNH ANH VŨ" w:date="2019-06-09T21:57:00Z"/>
          <w:rFonts w:ascii="Times New Roman" w:hAnsi="Times New Roman" w:cs="Times New Roman"/>
          <w:sz w:val="26"/>
          <w:szCs w:val="26"/>
        </w:rPr>
      </w:pPr>
      <w:ins w:id="1412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page" w:tblpX="2061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775C42" w14:paraId="512ED653" w14:textId="77777777" w:rsidTr="00775C42">
        <w:trPr>
          <w:ins w:id="1413" w:author="PHẠM ĐÌNH ANH VŨ" w:date="2019-07-01T12:07:00Z"/>
        </w:trPr>
        <w:tc>
          <w:tcPr>
            <w:tcW w:w="3276" w:type="dxa"/>
          </w:tcPr>
          <w:p w14:paraId="51C01693" w14:textId="77777777" w:rsidR="00775C42" w:rsidRDefault="00775C42" w:rsidP="00775C42">
            <w:pPr>
              <w:jc w:val="center"/>
              <w:rPr>
                <w:ins w:id="1414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415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775C42" w14:paraId="22633DA5" w14:textId="77777777" w:rsidTr="00775C42">
        <w:trPr>
          <w:ins w:id="1416" w:author="PHẠM ĐÌNH ANH VŨ" w:date="2019-07-01T12:07:00Z"/>
        </w:trPr>
        <w:tc>
          <w:tcPr>
            <w:tcW w:w="3276" w:type="dxa"/>
          </w:tcPr>
          <w:p w14:paraId="0CE10E97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17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418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Họ tên khách hang</w:t>
              </w:r>
            </w:ins>
          </w:p>
          <w:p w14:paraId="30F96191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19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420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Địa chỉ</w:t>
              </w:r>
            </w:ins>
          </w:p>
          <w:p w14:paraId="6A20BFAE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21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422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Điện thoại</w:t>
              </w:r>
            </w:ins>
          </w:p>
          <w:p w14:paraId="05666569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23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424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Email</w:t>
              </w:r>
            </w:ins>
          </w:p>
          <w:p w14:paraId="5B59E2EB" w14:textId="02F5FDAE" w:rsidR="00775C42" w:rsidRPr="00775C42" w:rsidRDefault="00775C42" w:rsidP="00E83008">
            <w:pPr>
              <w:pStyle w:val="oancuaDanhsach"/>
              <w:numPr>
                <w:ilvl w:val="0"/>
                <w:numId w:val="12"/>
              </w:numPr>
              <w:rPr>
                <w:ins w:id="1425" w:author="PHẠM ĐÌNH ANH VŨ" w:date="2019-07-01T12:07:00Z"/>
                <w:rFonts w:ascii="Times New Roman" w:hAnsi="Times New Roman" w:cs="Times New Roman"/>
                <w:sz w:val="26"/>
                <w:szCs w:val="26"/>
                <w:rPrChange w:id="1426" w:author="PHẠM ĐÌNH ANH VŨ" w:date="2019-07-01T12:08:00Z">
                  <w:rPr>
                    <w:ins w:id="1427" w:author="PHẠM ĐÌNH ANH VŨ" w:date="2019-07-01T12:07:00Z"/>
                  </w:rPr>
                </w:rPrChange>
              </w:rPr>
            </w:pPr>
            <w:ins w:id="1428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775C42" w14:paraId="5B9CC684" w14:textId="77777777" w:rsidTr="00775C42">
        <w:trPr>
          <w:ins w:id="1429" w:author="PHẠM ĐÌNH ANH VŨ" w:date="2019-07-01T12:07:00Z"/>
        </w:trPr>
        <w:tc>
          <w:tcPr>
            <w:tcW w:w="3276" w:type="dxa"/>
          </w:tcPr>
          <w:p w14:paraId="5440A879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30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31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F8C1960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32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33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CB65589" w14:textId="77777777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34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35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09FC448F" w14:textId="77777777" w:rsidR="00775C42" w:rsidRPr="009B007D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36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37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DDEE8FC" w14:textId="77777777" w:rsidR="00775C42" w:rsidRPr="00B21A55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38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39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page" w:tblpX="6711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775C42" w14:paraId="5E9B2F70" w14:textId="77777777" w:rsidTr="00775C42">
        <w:trPr>
          <w:ins w:id="1440" w:author="PHẠM ĐÌNH ANH VŨ" w:date="2019-07-01T12:07:00Z"/>
        </w:trPr>
        <w:tc>
          <w:tcPr>
            <w:tcW w:w="3276" w:type="dxa"/>
          </w:tcPr>
          <w:p w14:paraId="032FDF6E" w14:textId="0C495CCB" w:rsidR="00775C42" w:rsidRDefault="00775C42" w:rsidP="00775C42">
            <w:pPr>
              <w:jc w:val="center"/>
              <w:rPr>
                <w:ins w:id="1441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442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P</w:t>
              </w:r>
            </w:ins>
            <w:ins w:id="1443" w:author="PHẠM ĐÌNH ANH VŨ" w:date="2019-07-01T12:08:00Z">
              <w:r>
                <w:rPr>
                  <w:rFonts w:ascii="Times New Roman" w:hAnsi="Times New Roman" w:cs="Times New Roman"/>
                  <w:sz w:val="26"/>
                  <w:szCs w:val="26"/>
                </w:rPr>
                <w:t>hiếu thu tiền</w:t>
              </w:r>
            </w:ins>
          </w:p>
        </w:tc>
      </w:tr>
      <w:tr w:rsidR="00775C42" w14:paraId="35EF4632" w14:textId="77777777" w:rsidTr="00775C42">
        <w:trPr>
          <w:ins w:id="1444" w:author="PHẠM ĐÌNH ANH VŨ" w:date="2019-07-01T12:07:00Z"/>
        </w:trPr>
        <w:tc>
          <w:tcPr>
            <w:tcW w:w="3276" w:type="dxa"/>
          </w:tcPr>
          <w:p w14:paraId="4C3018FB" w14:textId="00B892BE" w:rsidR="00775C42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45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446" w:author="PHẠM ĐÌNH ANH VŨ" w:date="2019-07-01T12:08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tiền thu</w:t>
              </w:r>
            </w:ins>
          </w:p>
          <w:p w14:paraId="6C3B31B8" w14:textId="77777777" w:rsidR="00775C42" w:rsidRPr="00F72514" w:rsidRDefault="00775C42" w:rsidP="00775C42">
            <w:pPr>
              <w:pStyle w:val="oancuaDanhsach"/>
              <w:numPr>
                <w:ilvl w:val="0"/>
                <w:numId w:val="12"/>
              </w:numPr>
              <w:rPr>
                <w:ins w:id="1447" w:author="PHẠM ĐÌNH ANH VŨ" w:date="2019-07-01T12:07:00Z"/>
                <w:rFonts w:ascii="Times New Roman" w:hAnsi="Times New Roman" w:cs="Times New Roman"/>
                <w:sz w:val="26"/>
                <w:szCs w:val="26"/>
              </w:rPr>
            </w:pPr>
            <w:ins w:id="1448" w:author="PHẠM ĐÌNH ANH VŨ" w:date="2019-07-01T12:07:00Z">
              <w:r>
                <w:rPr>
                  <w:rFonts w:ascii="Times New Roman" w:hAnsi="Times New Roman" w:cs="Times New Roman"/>
                  <w:sz w:val="26"/>
                  <w:szCs w:val="26"/>
                </w:rPr>
                <w:t>Ngày thu tiền</w:t>
              </w:r>
            </w:ins>
          </w:p>
        </w:tc>
      </w:tr>
      <w:tr w:rsidR="00775C42" w14:paraId="164EB9F2" w14:textId="77777777" w:rsidTr="00775C42">
        <w:trPr>
          <w:ins w:id="1449" w:author="PHẠM ĐÌNH ANH VŨ" w:date="2019-07-01T12:07:00Z"/>
        </w:trPr>
        <w:tc>
          <w:tcPr>
            <w:tcW w:w="3276" w:type="dxa"/>
          </w:tcPr>
          <w:p w14:paraId="661A3421" w14:textId="62B5F031" w:rsidR="00775C42" w:rsidRPr="00B21A55" w:rsidRDefault="00775C42">
            <w:pPr>
              <w:pStyle w:val="oancuaDanhsach"/>
              <w:rPr>
                <w:ins w:id="1450" w:author="PHẠM ĐÌNH ANH VŨ" w:date="2019-07-01T12:07:00Z"/>
                <w:rFonts w:ascii="Times New Roman" w:hAnsi="Times New Roman" w:cs="Times New Roman"/>
                <w:sz w:val="26"/>
                <w:szCs w:val="26"/>
              </w:rPr>
              <w:pPrChange w:id="1451" w:author="PHẠM ĐÌNH ANH VŨ" w:date="2019-07-01T12:08:00Z">
                <w:pPr>
                  <w:pStyle w:val="oancuaDanhsach"/>
                  <w:framePr w:hSpace="180" w:wrap="around" w:vAnchor="text" w:hAnchor="page" w:x="6711" w:y="204"/>
                  <w:numPr>
                    <w:numId w:val="12"/>
                  </w:numPr>
                  <w:ind w:hanging="360"/>
                </w:pPr>
              </w:pPrChange>
            </w:pPr>
          </w:p>
        </w:tc>
      </w:tr>
    </w:tbl>
    <w:p w14:paraId="039B9CEB" w14:textId="77777777" w:rsidR="003C7F91" w:rsidRDefault="003C7F91" w:rsidP="003C7F91">
      <w:pPr>
        <w:spacing w:after="0"/>
        <w:rPr>
          <w:ins w:id="145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3DF8CF6" w14:textId="77777777" w:rsidR="003C7F91" w:rsidRPr="00F72514" w:rsidRDefault="003C7F91" w:rsidP="003C7F91">
      <w:pPr>
        <w:rPr>
          <w:ins w:id="145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2F6593" w14:textId="77777777" w:rsidR="003C7F91" w:rsidRPr="00F72514" w:rsidRDefault="003C7F91" w:rsidP="003C7F91">
      <w:pPr>
        <w:rPr>
          <w:ins w:id="145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F5898AF" w14:textId="77777777" w:rsidR="003C7F91" w:rsidRPr="00F72514" w:rsidRDefault="003C7F91" w:rsidP="003C7F91">
      <w:pPr>
        <w:rPr>
          <w:ins w:id="145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4E65B12" w14:textId="77777777" w:rsidR="003C7F91" w:rsidRPr="00F72514" w:rsidRDefault="003C7F91" w:rsidP="003C7F91">
      <w:pPr>
        <w:rPr>
          <w:ins w:id="145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440B826" w14:textId="77777777" w:rsidR="003C7F91" w:rsidRPr="00F72514" w:rsidRDefault="003C7F91" w:rsidP="003C7F91">
      <w:pPr>
        <w:rPr>
          <w:ins w:id="145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1E5783F" w14:textId="77777777" w:rsidR="003C7F91" w:rsidRPr="00F72514" w:rsidRDefault="003C7F91" w:rsidP="003C7F91">
      <w:pPr>
        <w:rPr>
          <w:ins w:id="145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B42FF34" w14:textId="77777777" w:rsidR="003C7F91" w:rsidRDefault="003C7F91" w:rsidP="003C7F91">
      <w:pPr>
        <w:rPr>
          <w:ins w:id="145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4451A2D" w14:textId="77777777" w:rsidR="003C7F91" w:rsidRDefault="003C7F91" w:rsidP="003C7F91">
      <w:pPr>
        <w:rPr>
          <w:ins w:id="146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A09F13D" w14:textId="282F873B" w:rsidR="003C7F91" w:rsidRDefault="003C7F91" w:rsidP="003C7F91">
      <w:pPr>
        <w:rPr>
          <w:ins w:id="1461" w:author="PHẠM ĐÌNH ANH VŨ" w:date="2019-06-10T23:22:00Z"/>
          <w:rFonts w:ascii="Times New Roman" w:hAnsi="Times New Roman" w:cs="Times New Roman"/>
          <w:b/>
          <w:sz w:val="26"/>
          <w:szCs w:val="26"/>
        </w:rPr>
      </w:pPr>
      <w:ins w:id="1462" w:author="PHẠM ĐÌNH ANH VŨ" w:date="2019-06-09T21:57:00Z">
        <w:r w:rsidRPr="00F72514">
          <w:rPr>
            <w:rFonts w:ascii="Times New Roman" w:hAnsi="Times New Roman" w:cs="Times New Roman"/>
            <w:b/>
            <w:sz w:val="26"/>
            <w:szCs w:val="26"/>
          </w:rPr>
          <w:t>IV.Lập hoá đợn bán sách:</w:t>
        </w:r>
      </w:ins>
    </w:p>
    <w:p w14:paraId="42639FCD" w14:textId="0CF2678F" w:rsidR="00877755" w:rsidRDefault="00877755" w:rsidP="003C7F91">
      <w:pPr>
        <w:rPr>
          <w:ins w:id="146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64" w:author="PHẠM ĐÌNH ANH VŨ" w:date="2019-06-10T23:22:00Z">
        <w:r>
          <w:rPr>
            <w:noProof/>
          </w:rPr>
          <w:drawing>
            <wp:inline distT="0" distB="0" distL="0" distR="0" wp14:anchorId="4A7B8AA0" wp14:editId="00820661">
              <wp:extent cx="5419725" cy="2190750"/>
              <wp:effectExtent l="0" t="0" r="9525" b="0"/>
              <wp:docPr id="88" name="Hình ảnh 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725" cy="2190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78702D" w14:textId="77777777" w:rsidR="003C7F91" w:rsidRDefault="003C7F91" w:rsidP="003C7F91">
      <w:pPr>
        <w:spacing w:after="0"/>
        <w:ind w:left="-450"/>
        <w:rPr>
          <w:ins w:id="146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39743EF9" w14:textId="77777777" w:rsidR="003C7F91" w:rsidRDefault="003C7F91" w:rsidP="003C7F91">
      <w:pPr>
        <w:rPr>
          <w:ins w:id="146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BA09B04" w14:textId="77777777" w:rsidR="003C7F91" w:rsidRDefault="003C7F91" w:rsidP="003C7F91">
      <w:pPr>
        <w:rPr>
          <w:ins w:id="146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69" w:author="PHẠM ĐÌNH ANH VŨ" w:date="2019-06-09T21:57:00Z">
        <w:r>
          <w:rPr>
            <w:noProof/>
          </w:rPr>
          <w:lastRenderedPageBreak/>
          <w:drawing>
            <wp:inline distT="0" distB="0" distL="0" distR="0" wp14:anchorId="26FF1224" wp14:editId="2267A75A">
              <wp:extent cx="5731510" cy="3342640"/>
              <wp:effectExtent l="0" t="0" r="2540" b="0"/>
              <wp:docPr id="29" name="Hình ảnh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42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67CA03" w14:textId="77777777" w:rsidR="003C7F91" w:rsidRPr="009B007D" w:rsidRDefault="003C7F91" w:rsidP="003C7F91">
      <w:pPr>
        <w:spacing w:after="0"/>
        <w:ind w:left="-450"/>
        <w:rPr>
          <w:ins w:id="147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7BD9B98" w14:textId="77777777" w:rsidR="003C7F91" w:rsidRDefault="003C7F91" w:rsidP="003C7F91">
      <w:pPr>
        <w:pStyle w:val="oancuaDanhsach"/>
        <w:spacing w:after="0"/>
        <w:ind w:left="-90"/>
        <w:rPr>
          <w:ins w:id="147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4007138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7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Họ tên khách hàng, Ngày lập hoá đơn, Tên sách, Thể loại, Số lượng, Đơn giá bán</w:t>
        </w:r>
      </w:ins>
    </w:p>
    <w:p w14:paraId="6A83E3F3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7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60CCC1E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7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Số tiền khách hàng đang nợ, Lượng tồn tối thiểu</w:t>
        </w:r>
      </w:ins>
    </w:p>
    <w:p w14:paraId="2A38D3CE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7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6122417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8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7A36D5A2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8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24AEB2C5" w14:textId="77777777" w:rsidR="003C7F91" w:rsidRDefault="003C7F91" w:rsidP="003C7F91">
      <w:pPr>
        <w:spacing w:after="0"/>
        <w:rPr>
          <w:ins w:id="148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6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D0D006A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8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8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56D5BBF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8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0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609914A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9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6BBA124C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49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4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4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Kiếm tra qui định </w:t>
        </w:r>
        <w:r>
          <w:rPr>
            <w:rFonts w:ascii="Times New Roman" w:hAnsi="Times New Roman" w:cs="Times New Roman"/>
            <w:noProof/>
            <w:sz w:val="26"/>
            <w:szCs w:val="26"/>
          </w:rPr>
          <w:t>c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hỉ bán cho các khách hàng nợ không quá 20.000 </w:t>
        </w:r>
      </w:ins>
    </w:p>
    <w:p w14:paraId="5C5CE05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9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6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B5: Nếu không thoả thì tới bước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11</w:t>
        </w:r>
      </w:ins>
    </w:p>
    <w:p w14:paraId="7216AD9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9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B6: Tính lượng tồn của sách sau khi bán</w:t>
        </w:r>
      </w:ins>
    </w:p>
    <w:p w14:paraId="6B0E40BC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9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00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: Kiếm tra qui định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chỉ bán khi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 đầu sách có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lượng tồn sau khi bán ít nhất là 20</w:t>
        </w:r>
      </w:ins>
    </w:p>
    <w:p w14:paraId="1CD66635" w14:textId="77777777" w:rsidR="003C7F91" w:rsidRPr="005E1BBD" w:rsidRDefault="003C7F91" w:rsidP="003C7F91">
      <w:pPr>
        <w:pStyle w:val="oancuaDanhsach"/>
        <w:numPr>
          <w:ilvl w:val="0"/>
          <w:numId w:val="14"/>
        </w:numPr>
        <w:spacing w:after="0"/>
        <w:rPr>
          <w:ins w:id="150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02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8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: Nếu không thoả thì tới bước </w:t>
        </w:r>
        <w:r>
          <w:rPr>
            <w:rFonts w:ascii="Times New Roman" w:hAnsi="Times New Roman" w:cs="Times New Roman"/>
            <w:noProof/>
            <w:sz w:val="26"/>
            <w:szCs w:val="26"/>
          </w:rPr>
          <w:t>11</w:t>
        </w:r>
      </w:ins>
    </w:p>
    <w:p w14:paraId="681BC71C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50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04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0CB25E6F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50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06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31DD72F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50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0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B11: Đóng kết nối CSDL</w:t>
        </w:r>
      </w:ins>
    </w:p>
    <w:p w14:paraId="1790086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50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10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12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0B9F4ABC" w14:textId="77777777" w:rsidR="003C7F91" w:rsidRDefault="003C7F91" w:rsidP="003C7F91">
      <w:pPr>
        <w:pStyle w:val="oancuaDanhsach"/>
        <w:spacing w:after="0"/>
        <w:rPr>
          <w:ins w:id="151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7902D6AD" w14:textId="77777777" w:rsidR="003C7F91" w:rsidRDefault="003C7F91" w:rsidP="003C7F91">
      <w:pPr>
        <w:rPr>
          <w:ins w:id="1512" w:author="PHẠM ĐÌNH ANH VŨ" w:date="2019-06-09T21:57:00Z"/>
          <w:rFonts w:ascii="Times New Roman" w:hAnsi="Times New Roman" w:cs="Times New Roman"/>
          <w:sz w:val="26"/>
          <w:szCs w:val="26"/>
        </w:rPr>
      </w:pPr>
      <w:ins w:id="1513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7CF29684" w14:textId="4EC119A2" w:rsidR="003C7F91" w:rsidRDefault="003C7F91" w:rsidP="003C7F91">
      <w:pPr>
        <w:rPr>
          <w:ins w:id="151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7152" behindDoc="0" locked="0" layoutInCell="1" allowOverlap="1" wp14:anchorId="650BBE50" wp14:editId="6936D9B8">
                  <wp:simplePos x="0" y="0"/>
                  <wp:positionH relativeFrom="column">
                    <wp:posOffset>4572000</wp:posOffset>
                  </wp:positionH>
                  <wp:positionV relativeFrom="paragraph">
                    <wp:posOffset>1617345</wp:posOffset>
                  </wp:positionV>
                  <wp:extent cx="609600" cy="409575"/>
                  <wp:effectExtent l="0" t="0" r="19050" b="28575"/>
                  <wp:wrapNone/>
                  <wp:docPr id="49" name="Đường nối Thẳng 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609600" cy="409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16D2A43" id="Đường nối Thẳng 49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127.35pt" to="408pt,1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5104" behindDoc="0" locked="0" layoutInCell="1" allowOverlap="1" wp14:anchorId="2864E5F7" wp14:editId="2CBF8576">
                  <wp:simplePos x="0" y="0"/>
                  <wp:positionH relativeFrom="column">
                    <wp:posOffset>4886325</wp:posOffset>
                  </wp:positionH>
                  <wp:positionV relativeFrom="paragraph">
                    <wp:posOffset>1083945</wp:posOffset>
                  </wp:positionV>
                  <wp:extent cx="647700" cy="161925"/>
                  <wp:effectExtent l="0" t="0" r="19050" b="28575"/>
                  <wp:wrapNone/>
                  <wp:docPr id="47" name="Đường nối Thẳng 4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47700" cy="161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DA16DA0" id="Đường nối Thẳng 47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75pt,85.35pt" to="435.7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3056" behindDoc="0" locked="0" layoutInCell="1" allowOverlap="1" wp14:anchorId="6CDC07D2" wp14:editId="5024ECDD">
                  <wp:simplePos x="0" y="0"/>
                  <wp:positionH relativeFrom="column">
                    <wp:posOffset>3505200</wp:posOffset>
                  </wp:positionH>
                  <wp:positionV relativeFrom="paragraph">
                    <wp:posOffset>769620</wp:posOffset>
                  </wp:positionV>
                  <wp:extent cx="571500" cy="419100"/>
                  <wp:effectExtent l="0" t="0" r="19050" b="19050"/>
                  <wp:wrapNone/>
                  <wp:docPr id="45" name="Đường nối Thẳng 4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150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28452D7" id="Đường nối Thẳng 4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pt,60.6pt" to="321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339FB194" wp14:editId="106C45B2">
                  <wp:simplePos x="0" y="0"/>
                  <wp:positionH relativeFrom="column">
                    <wp:posOffset>4448175</wp:posOffset>
                  </wp:positionH>
                  <wp:positionV relativeFrom="paragraph">
                    <wp:posOffset>664845</wp:posOffset>
                  </wp:positionV>
                  <wp:extent cx="114300" cy="514350"/>
                  <wp:effectExtent l="0" t="0" r="19050" b="19050"/>
                  <wp:wrapNone/>
                  <wp:docPr id="46" name="Đường nối Thẳng 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14300" cy="51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4E0D871" id="Đường nối Thẳng 46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25pt,52.35pt" to="359.2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8960" behindDoc="0" locked="0" layoutInCell="1" allowOverlap="1" wp14:anchorId="24BA89B8" wp14:editId="23421955">
                  <wp:simplePos x="0" y="0"/>
                  <wp:positionH relativeFrom="column">
                    <wp:posOffset>2819400</wp:posOffset>
                  </wp:positionH>
                  <wp:positionV relativeFrom="paragraph">
                    <wp:posOffset>255270</wp:posOffset>
                  </wp:positionV>
                  <wp:extent cx="828675" cy="609600"/>
                  <wp:effectExtent l="0" t="0" r="28575" b="19050"/>
                  <wp:wrapNone/>
                  <wp:docPr id="41" name="Hình Bầu dục 4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5C4EA2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24BA89B8" id="Hình Bầu dục 41" o:spid="_x0000_s1053" style="position:absolute;margin-left:222pt;margin-top:20.1pt;width:65.25pt;height:4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1B5C4EA2" w14:textId="77777777" w:rsidR="00446C19" w:rsidRDefault="00446C19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1008" behindDoc="0" locked="0" layoutInCell="1" allowOverlap="1" wp14:anchorId="34A41A1F" wp14:editId="61C1E7A4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1607820</wp:posOffset>
                  </wp:positionV>
                  <wp:extent cx="400050" cy="314325"/>
                  <wp:effectExtent l="0" t="0" r="19050" b="28575"/>
                  <wp:wrapNone/>
                  <wp:docPr id="43" name="Đường nối Thẳng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005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52A73F0" id="Đường nối Thẳng 43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126.6pt" to="58.5pt,1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9984" behindDoc="0" locked="0" layoutInCell="1" allowOverlap="1" wp14:anchorId="683F876C" wp14:editId="683B2022">
                  <wp:simplePos x="0" y="0"/>
                  <wp:positionH relativeFrom="column">
                    <wp:posOffset>962025</wp:posOffset>
                  </wp:positionH>
                  <wp:positionV relativeFrom="paragraph">
                    <wp:posOffset>760095</wp:posOffset>
                  </wp:positionV>
                  <wp:extent cx="209550" cy="419100"/>
                  <wp:effectExtent l="0" t="0" r="19050" b="19050"/>
                  <wp:wrapNone/>
                  <wp:docPr id="42" name="Đường nối Thẳng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0955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EF8F728" id="Đường nối Thẳng 4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59.85pt" to="92.2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1792" behindDoc="0" locked="0" layoutInCell="1" allowOverlap="1" wp14:anchorId="3F4CB9C1" wp14:editId="7D7EEF2F">
                  <wp:simplePos x="0" y="0"/>
                  <wp:positionH relativeFrom="margin">
                    <wp:align>left</wp:align>
                  </wp:positionH>
                  <wp:positionV relativeFrom="paragraph">
                    <wp:posOffset>160020</wp:posOffset>
                  </wp:positionV>
                  <wp:extent cx="1209675" cy="685800"/>
                  <wp:effectExtent l="0" t="0" r="28575" b="19050"/>
                  <wp:wrapNone/>
                  <wp:docPr id="34" name="Hình Bầu dục 3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0967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25C4F9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Họ 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F4CB9C1" id="Hình Bầu dục 34" o:spid="_x0000_s1054" style="position:absolute;margin-left:0;margin-top:12.6pt;width:95.25pt;height:54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4C25C4F9" w14:textId="77777777" w:rsidR="00446C19" w:rsidRDefault="00446C19" w:rsidP="003C7F91">
                        <w:pPr>
                          <w:jc w:val="center"/>
                        </w:pPr>
                        <w:r>
                          <w:t>Họ tên khách hàng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09AAE89F" wp14:editId="7CAAC9B0">
                  <wp:simplePos x="0" y="0"/>
                  <wp:positionH relativeFrom="column">
                    <wp:posOffset>4162425</wp:posOffset>
                  </wp:positionH>
                  <wp:positionV relativeFrom="paragraph">
                    <wp:posOffset>45720</wp:posOffset>
                  </wp:positionV>
                  <wp:extent cx="828675" cy="609600"/>
                  <wp:effectExtent l="0" t="0" r="28575" b="19050"/>
                  <wp:wrapNone/>
                  <wp:docPr id="38" name="Hình Bầu dục 3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D7D89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09AAE89F" id="Hình Bầu dục 38" o:spid="_x0000_s1055" style="position:absolute;margin-left:327.75pt;margin-top:3.6pt;width:65.25pt;height:4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587D7D89" w14:textId="77777777" w:rsidR="00446C19" w:rsidRDefault="00446C19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3F087267" wp14:editId="4219B0DC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502920</wp:posOffset>
                  </wp:positionV>
                  <wp:extent cx="828675" cy="609600"/>
                  <wp:effectExtent l="0" t="0" r="28575" b="19050"/>
                  <wp:wrapNone/>
                  <wp:docPr id="36" name="Hình Bầu dục 3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881B8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Thể loại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F087267" id="Hình Bầu dục 36" o:spid="_x0000_s1056" style="position:absolute;margin-left:420pt;margin-top:39.6pt;width:65.25pt;height:4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4F1881B8" w14:textId="77777777" w:rsidR="00446C19" w:rsidRDefault="00446C19" w:rsidP="003C7F91">
                        <w:pPr>
                          <w:jc w:val="center"/>
                        </w:pPr>
                        <w:r>
                          <w:t>Thể loại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EA2C0C9" wp14:editId="74CAC931">
                  <wp:simplePos x="0" y="0"/>
                  <wp:positionH relativeFrom="column">
                    <wp:posOffset>-590550</wp:posOffset>
                  </wp:positionH>
                  <wp:positionV relativeFrom="paragraph">
                    <wp:posOffset>1817370</wp:posOffset>
                  </wp:positionV>
                  <wp:extent cx="1038225" cy="523875"/>
                  <wp:effectExtent l="0" t="0" r="28575" b="28575"/>
                  <wp:wrapNone/>
                  <wp:docPr id="40" name="Hình Bầu dục 4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382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552DD8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6EA2C0C9" id="Hình Bầu dục 40" o:spid="_x0000_s1057" style="position:absolute;margin-left:-46.5pt;margin-top:143.1pt;width:81.75pt;height:4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6C552DD8" w14:textId="77777777" w:rsidR="00446C19" w:rsidRDefault="00446C19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F54C9DB" wp14:editId="4F7E64CD">
                  <wp:simplePos x="0" y="0"/>
                  <wp:positionH relativeFrom="column">
                    <wp:posOffset>3781425</wp:posOffset>
                  </wp:positionH>
                  <wp:positionV relativeFrom="paragraph">
                    <wp:posOffset>1179196</wp:posOffset>
                  </wp:positionV>
                  <wp:extent cx="1085850" cy="438150"/>
                  <wp:effectExtent l="0" t="0" r="19050" b="19050"/>
                  <wp:wrapNone/>
                  <wp:docPr id="32" name="Hình chữ nhật 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858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76BEAD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 xml:space="preserve">Sách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F54C9DB" id="Hình chữ nhật 32" o:spid="_x0000_s1058" style="position:absolute;margin-left:297.75pt;margin-top:92.85pt;width:85.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" fillcolor="#5b9bd5 [3204]" strokecolor="#1f4d78 [1604]" strokeweight="1pt">
                  <v:textbox>
                    <w:txbxContent>
                      <w:p w14:paraId="3576BEAD" w14:textId="77777777" w:rsidR="00446C19" w:rsidRDefault="00446C19" w:rsidP="003C7F91">
                        <w:pPr>
                          <w:jc w:val="center"/>
                        </w:pPr>
                        <w:r>
                          <w:t xml:space="preserve">Sách 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8720" behindDoc="0" locked="0" layoutInCell="1" allowOverlap="1" wp14:anchorId="56717FC0" wp14:editId="35885891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1160145</wp:posOffset>
                  </wp:positionV>
                  <wp:extent cx="990600" cy="457200"/>
                  <wp:effectExtent l="0" t="0" r="19050" b="19050"/>
                  <wp:wrapNone/>
                  <wp:docPr id="31" name="Hình chữ nhật 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1F6DBE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6717FC0" id="Hình chữ nhật 31" o:spid="_x0000_s1059" style="position:absolute;margin-left:56.25pt;margin-top:91.35pt;width:78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" fillcolor="#5b9bd5 [3204]" strokecolor="#1f4d78 [1604]" strokeweight="1pt">
                  <v:textbox>
                    <w:txbxContent>
                      <w:p w14:paraId="201F6DBE" w14:textId="77777777" w:rsidR="00446C19" w:rsidRDefault="00446C19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018546E9" w14:textId="77777777" w:rsidR="003C7F91" w:rsidRDefault="003C7F91" w:rsidP="003C7F91">
      <w:pPr>
        <w:rPr>
          <w:ins w:id="151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0FDFCFB" w14:textId="77777777" w:rsidR="003C7F91" w:rsidRDefault="003C7F91" w:rsidP="003C7F91">
      <w:pPr>
        <w:rPr>
          <w:ins w:id="151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ADF2D0F" w14:textId="72BD787B" w:rsidR="003C7F91" w:rsidRDefault="00775C42" w:rsidP="003C7F91">
      <w:pPr>
        <w:rPr>
          <w:ins w:id="151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9" w:author="PHẠM ĐÌNH ANH VŨ" w:date="2019-07-01T12:09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3648" behindDoc="0" locked="0" layoutInCell="1" allowOverlap="1" wp14:anchorId="69C3EC49" wp14:editId="708C8819">
                  <wp:simplePos x="0" y="0"/>
                  <wp:positionH relativeFrom="column">
                    <wp:posOffset>2222500</wp:posOffset>
                  </wp:positionH>
                  <wp:positionV relativeFrom="paragraph">
                    <wp:posOffset>224155</wp:posOffset>
                  </wp:positionV>
                  <wp:extent cx="1003300" cy="419100"/>
                  <wp:effectExtent l="0" t="0" r="25400" b="19050"/>
                  <wp:wrapNone/>
                  <wp:docPr id="160" name="Hình chữ nhật 16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0330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60415F" w14:textId="159A0BE9" w:rsidR="00446C19" w:rsidRDefault="00446C19">
                              <w:pPr>
                                <w:jc w:val="center"/>
                                <w:pPrChange w:id="1520" w:author="PHẠM ĐÌNH ANH VŨ" w:date="2019-07-01T12:09:00Z">
                                  <w:pPr/>
                                </w:pPrChange>
                              </w:pPr>
                              <w:ins w:id="1521" w:author="PHẠM ĐÌNH ANH VŨ" w:date="2019-07-01T12:09:00Z">
                                <w:r>
                                  <w:t>Hoá đơn bán sách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9C3EC49" id="Hình chữ nhật 160" o:spid="_x0000_s1060" style="position:absolute;margin-left:175pt;margin-top:17.65pt;width:79pt;height:3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" fillcolor="#5b9bd5 [3204]" strokecolor="#1f4d78 [1604]" strokeweight="1pt">
                  <v:textbox>
                    <w:txbxContent>
                      <w:p w14:paraId="2860415F" w14:textId="159A0BE9" w:rsidR="00446C19" w:rsidRDefault="00446C19">
                        <w:pPr>
                          <w:jc w:val="center"/>
                          <w:pPrChange w:id="1522" w:author="PHẠM ĐÌNH ANH VŨ" w:date="2019-07-01T12:09:00Z">
                            <w:pPr/>
                          </w:pPrChange>
                        </w:pPr>
                        <w:ins w:id="1523" w:author="PHẠM ĐÌNH ANH VŨ" w:date="2019-07-01T12:09:00Z">
                          <w:r>
                            <w:t>Hoá đơn bán sách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3ED071D7" w14:textId="1E700E4A" w:rsidR="003C7F91" w:rsidRDefault="00775C42" w:rsidP="003C7F91">
      <w:pPr>
        <w:rPr>
          <w:ins w:id="152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2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9200" behindDoc="0" locked="0" layoutInCell="1" allowOverlap="1" wp14:anchorId="7D8BEAFA" wp14:editId="0C934087">
                  <wp:simplePos x="0" y="0"/>
                  <wp:positionH relativeFrom="column">
                    <wp:posOffset>3232150</wp:posOffset>
                  </wp:positionH>
                  <wp:positionV relativeFrom="paragraph">
                    <wp:posOffset>158750</wp:posOffset>
                  </wp:positionV>
                  <wp:extent cx="549275" cy="31750"/>
                  <wp:effectExtent l="0" t="0" r="22225" b="25400"/>
                  <wp:wrapNone/>
                  <wp:docPr id="51" name="Đường nối Thẳng 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49275" cy="31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3A21B5A" id="Đường nối Thẳng 5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pt,12.5pt" to="29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8176" behindDoc="0" locked="0" layoutInCell="1" allowOverlap="1" wp14:anchorId="6F50656C" wp14:editId="60279695">
                  <wp:simplePos x="0" y="0"/>
                  <wp:positionH relativeFrom="column">
                    <wp:posOffset>1555750</wp:posOffset>
                  </wp:positionH>
                  <wp:positionV relativeFrom="paragraph">
                    <wp:posOffset>209550</wp:posOffset>
                  </wp:positionV>
                  <wp:extent cx="647700" cy="19050"/>
                  <wp:effectExtent l="0" t="0" r="19050" b="19050"/>
                  <wp:wrapNone/>
                  <wp:docPr id="50" name="Đường nối Thẳng 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4770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A1A413E" id="Đường nối Thẳng 50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5pt,16.5pt" to="173.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</w:ins>
    </w:p>
    <w:p w14:paraId="5DAC1354" w14:textId="3335186E" w:rsidR="003C7F91" w:rsidRDefault="00D131BE" w:rsidP="003C7F91">
      <w:pPr>
        <w:rPr>
          <w:ins w:id="152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27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6128" behindDoc="0" locked="0" layoutInCell="1" allowOverlap="1" wp14:anchorId="4C324D12" wp14:editId="0F2A3F54">
                  <wp:simplePos x="0" y="0"/>
                  <wp:positionH relativeFrom="column">
                    <wp:posOffset>3975100</wp:posOffset>
                  </wp:positionH>
                  <wp:positionV relativeFrom="paragraph">
                    <wp:posOffset>93980</wp:posOffset>
                  </wp:positionV>
                  <wp:extent cx="117475" cy="838200"/>
                  <wp:effectExtent l="0" t="0" r="34925" b="19050"/>
                  <wp:wrapNone/>
                  <wp:docPr id="48" name="Đường nối Thẳng 4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117475" cy="838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C80388C" id="Đường nối Thẳng 48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pt,7.4pt" to="322.25pt,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2032" behindDoc="0" locked="0" layoutInCell="1" allowOverlap="1" wp14:anchorId="39D2A247" wp14:editId="1F141FDA">
                  <wp:simplePos x="0" y="0"/>
                  <wp:positionH relativeFrom="column">
                    <wp:posOffset>2622550</wp:posOffset>
                  </wp:positionH>
                  <wp:positionV relativeFrom="paragraph">
                    <wp:posOffset>43180</wp:posOffset>
                  </wp:positionV>
                  <wp:extent cx="57150" cy="400050"/>
                  <wp:effectExtent l="0" t="0" r="19050" b="19050"/>
                  <wp:wrapNone/>
                  <wp:docPr id="44" name="Đường nối Thẳng 4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150" cy="400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65D6C04" id="Đường nối Thẳng 44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5pt,3.4pt" to="211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2D6E6FA2" w14:textId="7D1F4208" w:rsidR="003C7F91" w:rsidRDefault="00D131BE" w:rsidP="003C7F91">
      <w:pPr>
        <w:rPr>
          <w:ins w:id="152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29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2295457A" wp14:editId="660C4106">
                  <wp:simplePos x="0" y="0"/>
                  <wp:positionH relativeFrom="column">
                    <wp:posOffset>1968500</wp:posOffset>
                  </wp:positionH>
                  <wp:positionV relativeFrom="paragraph">
                    <wp:posOffset>66675</wp:posOffset>
                  </wp:positionV>
                  <wp:extent cx="1133475" cy="733425"/>
                  <wp:effectExtent l="0" t="0" r="28575" b="28575"/>
                  <wp:wrapNone/>
                  <wp:docPr id="35" name="Hình Bầu dục 3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33475" cy="733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50BA08" w14:textId="4F3BC0B3" w:rsidR="00446C19" w:rsidRDefault="00446C19" w:rsidP="003C7F91">
                              <w:pPr>
                                <w:jc w:val="center"/>
                              </w:pPr>
                              <w:r>
                                <w:t>Ngày lập hoá đ</w:t>
                              </w:r>
                              <w:ins w:id="1530" w:author="PHẠM ĐÌNH ANH VŨ" w:date="2019-07-01T12:10:00Z">
                                <w:r>
                                  <w:t>ơn</w:t>
                                </w:r>
                              </w:ins>
                              <w:del w:id="1531" w:author="PHẠM ĐÌNH ANH VŨ" w:date="2019-07-01T12:09:00Z">
                                <w:r w:rsidDel="00775C42">
                                  <w:delText>ợn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295457A" id="Hình Bầu dục 35" o:spid="_x0000_s1061" style="position:absolute;margin-left:155pt;margin-top:5.25pt;width:89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3750BA08" w14:textId="4F3BC0B3" w:rsidR="00446C19" w:rsidRDefault="00446C19" w:rsidP="003C7F91">
                        <w:pPr>
                          <w:jc w:val="center"/>
                        </w:pPr>
                        <w:r>
                          <w:t>Ngày lập hoá đ</w:t>
                        </w:r>
                        <w:ins w:id="1532" w:author="PHẠM ĐÌNH ANH VŨ" w:date="2019-07-01T12:10:00Z">
                          <w:r>
                            <w:t>ơn</w:t>
                          </w:r>
                        </w:ins>
                        <w:del w:id="1533" w:author="PHẠM ĐÌNH ANH VŨ" w:date="2019-07-01T12:09:00Z">
                          <w:r w:rsidDel="00775C42">
                            <w:delText>ợn</w:delText>
                          </w:r>
                        </w:del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68BC0177" wp14:editId="1608C770">
                  <wp:simplePos x="0" y="0"/>
                  <wp:positionH relativeFrom="margin">
                    <wp:posOffset>5003800</wp:posOffset>
                  </wp:positionH>
                  <wp:positionV relativeFrom="paragraph">
                    <wp:posOffset>38735</wp:posOffset>
                  </wp:positionV>
                  <wp:extent cx="828675" cy="609600"/>
                  <wp:effectExtent l="0" t="0" r="28575" b="19050"/>
                  <wp:wrapNone/>
                  <wp:docPr id="37" name="Hình Bầu dục 3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A7F9B5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Số lượng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68BC0177" id="Hình Bầu dục 37" o:spid="_x0000_s1062" style="position:absolute;margin-left:394pt;margin-top:3.05pt;width:65.25pt;height:48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36A7F9B5" w14:textId="77777777" w:rsidR="00446C19" w:rsidRDefault="00446C19" w:rsidP="003C7F91">
                        <w:pPr>
                          <w:jc w:val="center"/>
                        </w:pPr>
                        <w:r>
                          <w:t>Số lượng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00BD65D5" w14:textId="46B816C0" w:rsidR="003C7F91" w:rsidRDefault="003C7F91" w:rsidP="003C7F91">
      <w:pPr>
        <w:rPr>
          <w:ins w:id="153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CF856E5" w14:textId="7D1DD630" w:rsidR="003C7F91" w:rsidRDefault="00D131BE" w:rsidP="003C7F91">
      <w:pPr>
        <w:rPr>
          <w:ins w:id="153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36" w:author="PHẠM ĐÌNH ANH VŨ" w:date="2019-07-01T12:12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5696" behindDoc="0" locked="0" layoutInCell="1" allowOverlap="1" wp14:anchorId="3650A747" wp14:editId="273D53C5">
                  <wp:simplePos x="0" y="0"/>
                  <wp:positionH relativeFrom="column">
                    <wp:posOffset>3457575</wp:posOffset>
                  </wp:positionH>
                  <wp:positionV relativeFrom="paragraph">
                    <wp:posOffset>3810</wp:posOffset>
                  </wp:positionV>
                  <wp:extent cx="990600" cy="457200"/>
                  <wp:effectExtent l="0" t="0" r="19050" b="19050"/>
                  <wp:wrapNone/>
                  <wp:docPr id="161" name="Hình chữ nhật 16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6708EE" w14:textId="120EE91B" w:rsidR="00446C19" w:rsidRDefault="00446C19" w:rsidP="003C7F91">
                              <w:pPr>
                                <w:jc w:val="center"/>
                              </w:pPr>
                              <w:del w:id="1537" w:author="PHẠM ĐÌNH ANH VŨ" w:date="2019-07-01T12:12:00Z">
                                <w:r w:rsidDel="00D131BE">
                                  <w:delText>Khách hàng</w:delText>
                                </w:r>
                              </w:del>
                              <w:ins w:id="1538" w:author="PHẠM ĐÌNH ANH VŨ" w:date="2019-07-01T12:18:00Z">
                                <w:r>
                                  <w:t>Thông tin phiếu nhập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3650A747" id="Hình chữ nhật 161" o:spid="_x0000_s1063" style="position:absolute;margin-left:272.25pt;margin-top:.3pt;width:78pt;height:3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" fillcolor="#5b9bd5 [3204]" strokecolor="#1f4d78 [1604]" strokeweight="1pt">
                  <v:textbox>
                    <w:txbxContent>
                      <w:p w14:paraId="616708EE" w14:textId="120EE91B" w:rsidR="00446C19" w:rsidRDefault="00446C19" w:rsidP="003C7F91">
                        <w:pPr>
                          <w:jc w:val="center"/>
                        </w:pPr>
                        <w:del w:id="1539" w:author="PHẠM ĐÌNH ANH VŨ" w:date="2019-07-01T12:12:00Z">
                          <w:r w:rsidDel="00D131BE">
                            <w:delText>Khách hàng</w:delText>
                          </w:r>
                        </w:del>
                        <w:ins w:id="1540" w:author="PHẠM ĐÌNH ANH VŨ" w:date="2019-07-01T12:18:00Z">
                          <w:r>
                            <w:t>Thông tin phiếu nhập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5E2A8A13" w14:textId="7CAEF1E2" w:rsidR="003C7F91" w:rsidRDefault="00D131BE" w:rsidP="003C7F91">
      <w:pPr>
        <w:rPr>
          <w:ins w:id="1541" w:author="PHẠM ĐÌNH ANH VŨ" w:date="2019-07-01T12:13:00Z"/>
          <w:rFonts w:ascii="Times New Roman" w:hAnsi="Times New Roman" w:cs="Times New Roman"/>
          <w:b/>
          <w:sz w:val="26"/>
          <w:szCs w:val="26"/>
        </w:rPr>
      </w:pPr>
      <w:ins w:id="1542" w:author="PHẠM ĐÌNH ANH VŨ" w:date="2019-07-01T12:13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6720" behindDoc="0" locked="0" layoutInCell="1" allowOverlap="1" wp14:anchorId="5D599B7C" wp14:editId="6EA42989">
                  <wp:simplePos x="0" y="0"/>
                  <wp:positionH relativeFrom="column">
                    <wp:posOffset>3892550</wp:posOffset>
                  </wp:positionH>
                  <wp:positionV relativeFrom="paragraph">
                    <wp:posOffset>125095</wp:posOffset>
                  </wp:positionV>
                  <wp:extent cx="0" cy="381000"/>
                  <wp:effectExtent l="0" t="0" r="38100" b="19050"/>
                  <wp:wrapNone/>
                  <wp:docPr id="162" name="Đường nối Thẳng 1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0" cy="381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91C0B52" id="Đường nối Thẳng 162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5pt,9.85pt" to="306.5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1255171F" w14:textId="4175BC54" w:rsidR="00D131BE" w:rsidRDefault="00D131BE" w:rsidP="003C7F91">
      <w:pPr>
        <w:rPr>
          <w:ins w:id="1543" w:author="PHẠM ĐÌNH ANH VŨ" w:date="2019-07-01T12:13:00Z"/>
          <w:rFonts w:ascii="Times New Roman" w:hAnsi="Times New Roman" w:cs="Times New Roman"/>
          <w:b/>
          <w:sz w:val="26"/>
          <w:szCs w:val="26"/>
        </w:rPr>
      </w:pPr>
      <w:ins w:id="1544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11E9EA76" wp14:editId="2C57DA34">
                  <wp:simplePos x="0" y="0"/>
                  <wp:positionH relativeFrom="margin">
                    <wp:posOffset>3310255</wp:posOffset>
                  </wp:positionH>
                  <wp:positionV relativeFrom="paragraph">
                    <wp:posOffset>160655</wp:posOffset>
                  </wp:positionV>
                  <wp:extent cx="1065475" cy="922352"/>
                  <wp:effectExtent l="0" t="0" r="20955" b="11430"/>
                  <wp:wrapNone/>
                  <wp:docPr id="39" name="Hình Bầu dục 3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5475" cy="92235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F6AD5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Đơn giá</w:t>
                              </w:r>
                            </w:p>
                            <w:p w14:paraId="62C26317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bán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1E9EA76" id="Hình Bầu dục 39" o:spid="_x0000_s1064" style="position:absolute;margin-left:260.65pt;margin-top:12.65pt;width:83.9pt;height:72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554F6AD5" w14:textId="77777777" w:rsidR="00446C19" w:rsidRDefault="00446C19" w:rsidP="003C7F91">
                        <w:pPr>
                          <w:jc w:val="center"/>
                        </w:pPr>
                        <w:r>
                          <w:t>Đơn giá</w:t>
                        </w:r>
                      </w:p>
                      <w:p w14:paraId="62C26317" w14:textId="77777777" w:rsidR="00446C19" w:rsidRDefault="00446C19" w:rsidP="003C7F91">
                        <w:pPr>
                          <w:jc w:val="center"/>
                        </w:pPr>
                        <w:r>
                          <w:t>bán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63FCA392" w14:textId="77777777" w:rsidR="00D131BE" w:rsidRDefault="00D131BE" w:rsidP="003C7F91">
      <w:pPr>
        <w:rPr>
          <w:ins w:id="154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0FFDC16" w14:textId="77777777" w:rsidR="003C7F91" w:rsidRDefault="003C7F91" w:rsidP="003C7F91">
      <w:pPr>
        <w:rPr>
          <w:ins w:id="154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2AB0206" w14:textId="77777777" w:rsidR="003C7F91" w:rsidRDefault="003C7F91" w:rsidP="003C7F91">
      <w:pPr>
        <w:spacing w:after="0"/>
        <w:ind w:left="-450"/>
        <w:rPr>
          <w:ins w:id="1547" w:author="PHẠM ĐÌNH ANH VŨ" w:date="2019-06-09T21:57:00Z"/>
          <w:rFonts w:ascii="Times New Roman" w:hAnsi="Times New Roman" w:cs="Times New Roman"/>
          <w:sz w:val="26"/>
          <w:szCs w:val="26"/>
        </w:rPr>
      </w:pPr>
      <w:ins w:id="1548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page" w:tblpX="8681" w:tblpY="95"/>
        <w:tblW w:w="0" w:type="auto"/>
        <w:tblLook w:val="04A0" w:firstRow="1" w:lastRow="0" w:firstColumn="1" w:lastColumn="0" w:noHBand="0" w:noVBand="1"/>
        <w:tblPrChange w:id="1549" w:author="PHẠM ĐÌNH ANH VŨ" w:date="2019-07-01T12:15:00Z">
          <w:tblPr>
            <w:tblStyle w:val="LiBang"/>
            <w:tblpPr w:leftFromText="180" w:rightFromText="180" w:vertAnchor="text" w:horzAnchor="page" w:tblpX="5281" w:tblpY="9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276"/>
        <w:tblGridChange w:id="1550">
          <w:tblGrid>
            <w:gridCol w:w="3276"/>
          </w:tblGrid>
        </w:tblGridChange>
      </w:tblGrid>
      <w:tr w:rsidR="00D131BE" w14:paraId="5E9B0696" w14:textId="77777777" w:rsidTr="00D131BE">
        <w:trPr>
          <w:ins w:id="1551" w:author="PHẠM ĐÌNH ANH VŨ" w:date="2019-07-01T12:15:00Z"/>
        </w:trPr>
        <w:tc>
          <w:tcPr>
            <w:tcW w:w="3276" w:type="dxa"/>
            <w:tcPrChange w:id="1552" w:author="PHẠM ĐÌNH ANH VŨ" w:date="2019-07-01T12:15:00Z">
              <w:tcPr>
                <w:tcW w:w="3276" w:type="dxa"/>
              </w:tcPr>
            </w:tcPrChange>
          </w:tcPr>
          <w:p w14:paraId="06D2C34D" w14:textId="4B9FAB46" w:rsidR="00D131BE" w:rsidRDefault="00A728B0" w:rsidP="00D131BE">
            <w:pPr>
              <w:jc w:val="center"/>
              <w:rPr>
                <w:ins w:id="1553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54" w:author="PHẠM ĐÌNH ANH VŨ" w:date="2019-07-01T12:33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D131BE" w14:paraId="33D18456" w14:textId="77777777" w:rsidTr="00D131BE">
        <w:trPr>
          <w:ins w:id="1555" w:author="PHẠM ĐÌNH ANH VŨ" w:date="2019-07-01T12:15:00Z"/>
        </w:trPr>
        <w:tc>
          <w:tcPr>
            <w:tcW w:w="3276" w:type="dxa"/>
            <w:tcPrChange w:id="1556" w:author="PHẠM ĐÌNH ANH VŨ" w:date="2019-07-01T12:15:00Z">
              <w:tcPr>
                <w:tcW w:w="3276" w:type="dxa"/>
              </w:tcPr>
            </w:tcPrChange>
          </w:tcPr>
          <w:p w14:paraId="6B9AFC64" w14:textId="6F4BD593" w:rsidR="00D131BE" w:rsidRPr="00C504CD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57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58" w:author="PHẠM ĐÌNH ANH VŨ" w:date="2019-07-01T12:1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Đơn giá bán</w:t>
              </w:r>
            </w:ins>
          </w:p>
        </w:tc>
      </w:tr>
      <w:tr w:rsidR="00D131BE" w14:paraId="3B4D6F85" w14:textId="77777777" w:rsidTr="00D131BE">
        <w:trPr>
          <w:ins w:id="1559" w:author="PHẠM ĐÌNH ANH VŨ" w:date="2019-07-01T12:15:00Z"/>
        </w:trPr>
        <w:tc>
          <w:tcPr>
            <w:tcW w:w="3276" w:type="dxa"/>
            <w:tcPrChange w:id="1560" w:author="PHẠM ĐÌNH ANH VŨ" w:date="2019-07-01T12:15:00Z">
              <w:tcPr>
                <w:tcW w:w="3276" w:type="dxa"/>
              </w:tcPr>
            </w:tcPrChange>
          </w:tcPr>
          <w:p w14:paraId="6170B144" w14:textId="2B522A8D" w:rsidR="00D131BE" w:rsidRPr="00D76FBE" w:rsidRDefault="00D131BE">
            <w:pPr>
              <w:pStyle w:val="oancuaDanhsach"/>
              <w:rPr>
                <w:ins w:id="1561" w:author="PHẠM ĐÌNH ANH VŨ" w:date="2019-07-01T12:15:00Z"/>
                <w:rFonts w:ascii="Times New Roman" w:hAnsi="Times New Roman" w:cs="Times New Roman"/>
                <w:sz w:val="26"/>
                <w:szCs w:val="26"/>
              </w:rPr>
              <w:pPrChange w:id="1562" w:author="PHẠM ĐÌNH ANH VŨ" w:date="2019-07-01T12:33:00Z">
                <w:pPr>
                  <w:pStyle w:val="oancuaDanhsach"/>
                  <w:framePr w:hSpace="180" w:wrap="around" w:vAnchor="text" w:hAnchor="page" w:x="8681" w:y="95"/>
                  <w:numPr>
                    <w:numId w:val="12"/>
                  </w:numPr>
                  <w:ind w:hanging="360"/>
                </w:pPr>
              </w:pPrChange>
            </w:pPr>
          </w:p>
        </w:tc>
      </w:tr>
    </w:tbl>
    <w:tbl>
      <w:tblPr>
        <w:tblStyle w:val="LiBang"/>
        <w:tblpPr w:leftFromText="180" w:rightFromText="180" w:vertAnchor="text" w:horzAnchor="margin" w:tblpY="175"/>
        <w:tblW w:w="0" w:type="auto"/>
        <w:tblLook w:val="04A0" w:firstRow="1" w:lastRow="0" w:firstColumn="1" w:lastColumn="0" w:noHBand="0" w:noVBand="1"/>
      </w:tblPr>
      <w:tblGrid>
        <w:gridCol w:w="3796"/>
      </w:tblGrid>
      <w:tr w:rsidR="00D131BE" w14:paraId="34B8063F" w14:textId="77777777" w:rsidTr="00D131BE">
        <w:trPr>
          <w:ins w:id="1563" w:author="PHẠM ĐÌNH ANH VŨ" w:date="2019-07-01T12:15:00Z"/>
        </w:trPr>
        <w:tc>
          <w:tcPr>
            <w:tcW w:w="3796" w:type="dxa"/>
          </w:tcPr>
          <w:p w14:paraId="756166F7" w14:textId="77777777" w:rsidR="00D131BE" w:rsidRDefault="00D131BE" w:rsidP="00D131BE">
            <w:pPr>
              <w:jc w:val="center"/>
              <w:rPr>
                <w:ins w:id="1564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65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D131BE" w14:paraId="5B918D49" w14:textId="77777777" w:rsidTr="00D131BE">
        <w:trPr>
          <w:ins w:id="1566" w:author="PHẠM ĐÌNH ANH VŨ" w:date="2019-07-01T12:15:00Z"/>
        </w:trPr>
        <w:tc>
          <w:tcPr>
            <w:tcW w:w="3796" w:type="dxa"/>
          </w:tcPr>
          <w:p w14:paraId="12D463C0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67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68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79036D73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69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70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138AD788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71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72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Thê loại</w:t>
              </w:r>
            </w:ins>
          </w:p>
          <w:p w14:paraId="507B2E88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73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74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  <w:p w14:paraId="20B5051A" w14:textId="77777777" w:rsidR="00D131BE" w:rsidRPr="009B007D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75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76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Đợn giá bán</w:t>
              </w:r>
            </w:ins>
          </w:p>
        </w:tc>
      </w:tr>
      <w:tr w:rsidR="00D131BE" w14:paraId="6A183CB5" w14:textId="77777777" w:rsidTr="00D131BE">
        <w:trPr>
          <w:ins w:id="1577" w:author="PHẠM ĐÌNH ANH VŨ" w:date="2019-07-01T12:15:00Z"/>
        </w:trPr>
        <w:tc>
          <w:tcPr>
            <w:tcW w:w="3796" w:type="dxa"/>
          </w:tcPr>
          <w:p w14:paraId="79E6175C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78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79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0B1B2F91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80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81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CFC8CFE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82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83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TruLuongTonChoSoSach(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FB9B267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84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85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KiemTraLuongTon(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1FE1A38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86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87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4C40B979" w14:textId="77777777" w:rsidR="00D131BE" w:rsidRPr="00B21A55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88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89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page" w:tblpX="5281" w:tblpY="65"/>
        <w:tblW w:w="0" w:type="auto"/>
        <w:tblLook w:val="04A0" w:firstRow="1" w:lastRow="0" w:firstColumn="1" w:lastColumn="0" w:noHBand="0" w:noVBand="1"/>
      </w:tblPr>
      <w:tblGrid>
        <w:gridCol w:w="3276"/>
      </w:tblGrid>
      <w:tr w:rsidR="00D131BE" w14:paraId="264E91F2" w14:textId="77777777" w:rsidTr="00D131BE">
        <w:trPr>
          <w:ins w:id="1590" w:author="PHẠM ĐÌNH ANH VŨ" w:date="2019-07-01T12:15:00Z"/>
        </w:trPr>
        <w:tc>
          <w:tcPr>
            <w:tcW w:w="3276" w:type="dxa"/>
          </w:tcPr>
          <w:p w14:paraId="458BFBFA" w14:textId="77777777" w:rsidR="00D131BE" w:rsidRDefault="00D131BE" w:rsidP="00D131BE">
            <w:pPr>
              <w:jc w:val="center"/>
              <w:rPr>
                <w:ins w:id="1591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92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D131BE" w14:paraId="32793361" w14:textId="77777777" w:rsidTr="00D131BE">
        <w:trPr>
          <w:ins w:id="1593" w:author="PHẠM ĐÌNH ANH VŨ" w:date="2019-07-01T12:15:00Z"/>
        </w:trPr>
        <w:tc>
          <w:tcPr>
            <w:tcW w:w="3276" w:type="dxa"/>
          </w:tcPr>
          <w:p w14:paraId="2F41A883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94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95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Họ tên khách hàng</w:t>
              </w:r>
            </w:ins>
          </w:p>
          <w:p w14:paraId="04EA7AE4" w14:textId="77777777" w:rsidR="00D131BE" w:rsidRPr="00C504CD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96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ins w:id="1597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D131BE" w14:paraId="2EF88050" w14:textId="77777777" w:rsidTr="00D131BE">
        <w:trPr>
          <w:ins w:id="1598" w:author="PHẠM ĐÌNH ANH VŨ" w:date="2019-07-01T12:15:00Z"/>
        </w:trPr>
        <w:tc>
          <w:tcPr>
            <w:tcW w:w="3276" w:type="dxa"/>
          </w:tcPr>
          <w:p w14:paraId="6EB4CCB4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599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00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91E05A3" w14:textId="77777777" w:rsidR="00D131BE" w:rsidRPr="00C504CD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601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02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FCAF595" w14:textId="77777777" w:rsidR="00D131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603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04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KiemTraTienNo(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83C5E40" w14:textId="77777777" w:rsidR="00D131BE" w:rsidRPr="00D76FBE" w:rsidRDefault="00D131BE" w:rsidP="00D131BE">
            <w:pPr>
              <w:pStyle w:val="oancuaDanhsach"/>
              <w:numPr>
                <w:ilvl w:val="0"/>
                <w:numId w:val="12"/>
              </w:numPr>
              <w:rPr>
                <w:ins w:id="1605" w:author="PHẠM ĐÌNH ANH VŨ" w:date="2019-07-01T12:15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06" w:author="PHẠM ĐÌNH ANH VŨ" w:date="2019-07-01T12:15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6CE8000F" w14:textId="77777777" w:rsidR="003C7F91" w:rsidRDefault="003C7F91" w:rsidP="003C7F91">
      <w:pPr>
        <w:rPr>
          <w:ins w:id="160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B57438D" w14:textId="77777777" w:rsidR="003C7F91" w:rsidRDefault="003C7F91" w:rsidP="003C7F91">
      <w:pPr>
        <w:rPr>
          <w:ins w:id="160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DC734B0" w14:textId="77777777" w:rsidR="003C7F91" w:rsidRDefault="003C7F91" w:rsidP="003C7F91">
      <w:pPr>
        <w:rPr>
          <w:ins w:id="160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3D342E" w14:textId="77777777" w:rsidR="003C7F91" w:rsidRDefault="003C7F91" w:rsidP="003C7F91">
      <w:pPr>
        <w:rPr>
          <w:ins w:id="161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D07A672" w14:textId="77777777" w:rsidR="003C7F91" w:rsidRDefault="003C7F91" w:rsidP="003C7F91">
      <w:pPr>
        <w:rPr>
          <w:ins w:id="161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989462B" w14:textId="154FD3CA" w:rsidR="003C7F91" w:rsidRDefault="003C7F91" w:rsidP="003C7F91">
      <w:pPr>
        <w:rPr>
          <w:ins w:id="161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255C90D" w14:textId="77777777" w:rsidR="003C7F91" w:rsidRDefault="003C7F91" w:rsidP="003C7F91">
      <w:pPr>
        <w:rPr>
          <w:ins w:id="161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AC4F9D1" w14:textId="77777777" w:rsidR="003C7F91" w:rsidRDefault="003C7F91" w:rsidP="003C7F91">
      <w:pPr>
        <w:rPr>
          <w:ins w:id="161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1B06AD1" w14:textId="77777777" w:rsidR="003C7F91" w:rsidRDefault="003C7F91" w:rsidP="003C7F91">
      <w:pPr>
        <w:rPr>
          <w:ins w:id="161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7FEADFE" w14:textId="77777777" w:rsidR="003C7F91" w:rsidRDefault="003C7F91" w:rsidP="003C7F91">
      <w:pPr>
        <w:rPr>
          <w:ins w:id="161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065A97C" w14:textId="77777777" w:rsidR="003C7F91" w:rsidRDefault="003C7F91" w:rsidP="003C7F91">
      <w:pPr>
        <w:rPr>
          <w:ins w:id="161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723ED71" w14:textId="77777777" w:rsidR="003C7F91" w:rsidRDefault="003C7F91" w:rsidP="003C7F91">
      <w:pPr>
        <w:rPr>
          <w:ins w:id="161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858B10A" w14:textId="77777777" w:rsidR="003C7F91" w:rsidRDefault="003C7F91" w:rsidP="003C7F91">
      <w:pPr>
        <w:rPr>
          <w:ins w:id="161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D8C8DD2" w14:textId="77777777" w:rsidR="003C7F91" w:rsidRDefault="003C7F91" w:rsidP="003C7F91">
      <w:pPr>
        <w:rPr>
          <w:ins w:id="162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4298C2E" w14:textId="77777777" w:rsidR="003C7F91" w:rsidRDefault="003C7F91" w:rsidP="003C7F91">
      <w:pPr>
        <w:rPr>
          <w:ins w:id="162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8F380D9" w14:textId="77777777" w:rsidR="003C7F91" w:rsidRDefault="003C7F91" w:rsidP="003C7F91">
      <w:pPr>
        <w:rPr>
          <w:ins w:id="162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0A2F140" w14:textId="54B52499" w:rsidR="003C7F91" w:rsidRDefault="003C7F91" w:rsidP="003C7F91">
      <w:pPr>
        <w:rPr>
          <w:ins w:id="1623" w:author="PHẠM ĐÌNH ANH VŨ" w:date="2019-06-10T23:20:00Z"/>
          <w:rFonts w:ascii="Times New Roman" w:hAnsi="Times New Roman" w:cs="Times New Roman"/>
          <w:b/>
          <w:sz w:val="26"/>
          <w:szCs w:val="26"/>
        </w:rPr>
      </w:pPr>
      <w:ins w:id="1624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V.Lập phiếu nhập sách:</w:t>
        </w:r>
      </w:ins>
    </w:p>
    <w:p w14:paraId="4449F4E6" w14:textId="0B062A21" w:rsidR="00877755" w:rsidRDefault="00877755" w:rsidP="003C7F91">
      <w:pPr>
        <w:rPr>
          <w:ins w:id="162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26" w:author="PHẠM ĐÌNH ANH VŨ" w:date="2019-06-10T23:20:00Z">
        <w:r>
          <w:rPr>
            <w:noProof/>
          </w:rPr>
          <w:drawing>
            <wp:inline distT="0" distB="0" distL="0" distR="0" wp14:anchorId="068AE419" wp14:editId="195D37BA">
              <wp:extent cx="5400675" cy="2200275"/>
              <wp:effectExtent l="0" t="0" r="9525" b="9525"/>
              <wp:docPr id="84" name="Hình ảnh 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675" cy="2200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0E1E15" w14:textId="77777777" w:rsidR="003C7F91" w:rsidRDefault="003C7F91" w:rsidP="003C7F91">
      <w:pPr>
        <w:spacing w:after="0"/>
        <w:ind w:left="-450"/>
        <w:rPr>
          <w:ins w:id="16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46A4F2CE" w14:textId="77777777" w:rsidR="003C7F91" w:rsidRDefault="003C7F91" w:rsidP="003C7F91">
      <w:pPr>
        <w:rPr>
          <w:ins w:id="1629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30" w:author="PHẠM ĐÌNH ANH VŨ" w:date="2019-06-09T21:57:00Z">
        <w:r>
          <w:rPr>
            <w:noProof/>
          </w:rPr>
          <w:lastRenderedPageBreak/>
          <w:drawing>
            <wp:inline distT="0" distB="0" distL="0" distR="0" wp14:anchorId="0D632D4E" wp14:editId="30CDBB77">
              <wp:extent cx="5731510" cy="3347720"/>
              <wp:effectExtent l="0" t="0" r="2540" b="5080"/>
              <wp:docPr id="2" name="Hình ảnh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47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03A73F" w14:textId="77777777" w:rsidR="003C7F91" w:rsidRPr="009B007D" w:rsidRDefault="003C7F91" w:rsidP="003C7F91">
      <w:pPr>
        <w:spacing w:after="0"/>
        <w:ind w:left="-450"/>
        <w:rPr>
          <w:ins w:id="163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433F0A1" w14:textId="77777777" w:rsidR="003C7F91" w:rsidRDefault="003C7F91" w:rsidP="003C7F91">
      <w:pPr>
        <w:pStyle w:val="oancuaDanhsach"/>
        <w:spacing w:after="0"/>
        <w:ind w:left="-90"/>
        <w:rPr>
          <w:ins w:id="163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3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17A33B0A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63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35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 xml:space="preserve">D1: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</w:t>
        </w:r>
        <w:r w:rsidRPr="000568C2">
          <w:rPr>
            <w:rFonts w:ascii="Times New Roman" w:hAnsi="Times New Roman" w:cs="Times New Roman"/>
            <w:noProof/>
            <w:sz w:val="26"/>
            <w:szCs w:val="26"/>
          </w:rPr>
          <w:t>ách, Thể loại, Tác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giả, Số lượng, Đơn giá nhập, Ngày nhập</w:t>
        </w:r>
      </w:ins>
    </w:p>
    <w:p w14:paraId="6C1CAD58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63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37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23330A72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63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39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 xml:space="preserve">D3: Lượng nhập </w:t>
        </w:r>
        <w:r>
          <w:rPr>
            <w:rFonts w:ascii="Times New Roman" w:hAnsi="Times New Roman" w:cs="Times New Roman"/>
            <w:noProof/>
            <w:sz w:val="26"/>
            <w:szCs w:val="26"/>
          </w:rPr>
          <w:t>tối thiểu, Lượng tồn tối đa</w:t>
        </w:r>
      </w:ins>
    </w:p>
    <w:p w14:paraId="78248C7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64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4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2D2D449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64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4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3CAC1D0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64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4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31E38CA3" w14:textId="77777777" w:rsidR="003C7F91" w:rsidRDefault="003C7F91" w:rsidP="003C7F91">
      <w:pPr>
        <w:spacing w:after="0"/>
        <w:rPr>
          <w:ins w:id="164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47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019707E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4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49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1A18109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5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51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2840AC7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5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5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54247CF9" w14:textId="77777777" w:rsidR="003C7F91" w:rsidRPr="00DD4A23" w:rsidRDefault="003C7F91" w:rsidP="003C7F91">
      <w:pPr>
        <w:pStyle w:val="oancuaDanhsach"/>
        <w:numPr>
          <w:ilvl w:val="0"/>
          <w:numId w:val="14"/>
        </w:numPr>
        <w:spacing w:after="0"/>
        <w:rPr>
          <w:ins w:id="165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55" w:author="PHẠM ĐÌNH ANH VŨ" w:date="2019-06-09T21:57:00Z">
        <w:r w:rsidRPr="00DD4A23">
          <w:rPr>
            <w:rFonts w:ascii="Times New Roman" w:hAnsi="Times New Roman" w:cs="Times New Roman"/>
            <w:noProof/>
            <w:sz w:val="26"/>
            <w:szCs w:val="26"/>
          </w:rPr>
          <w:t xml:space="preserve">B4: Kiếm tra qui định số lượng </w:t>
        </w:r>
        <w:r>
          <w:rPr>
            <w:rFonts w:ascii="Times New Roman" w:hAnsi="Times New Roman" w:cs="Times New Roman"/>
            <w:noProof/>
            <w:sz w:val="26"/>
            <w:szCs w:val="26"/>
          </w:rPr>
          <w:t>nhập tối thiểu</w:t>
        </w:r>
      </w:ins>
    </w:p>
    <w:p w14:paraId="16DB3FB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5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57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Kiểm tra quy định lượng tốn tối đa của sách định nhập</w:t>
        </w:r>
      </w:ins>
    </w:p>
    <w:p w14:paraId="74279316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65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5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 w:rsidRPr="00DD4A23">
          <w:rPr>
            <w:rFonts w:ascii="Times New Roman" w:hAnsi="Times New Roman" w:cs="Times New Roman"/>
            <w:noProof/>
            <w:sz w:val="26"/>
            <w:szCs w:val="26"/>
          </w:rPr>
          <w:t>Nếu không thỏa tất cả các qui định trên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DD4A23">
          <w:rPr>
            <w:rFonts w:ascii="Times New Roman" w:hAnsi="Times New Roman" w:cs="Times New Roman"/>
            <w:noProof/>
            <w:sz w:val="26"/>
            <w:szCs w:val="26"/>
          </w:rPr>
          <w:t xml:space="preserve">thì tới bước 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</w:ins>
    </w:p>
    <w:p w14:paraId="2D42A3C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6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61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7091318D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66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63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8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0D26D38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6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6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B9: Đóng kết nối CSDL</w:t>
        </w:r>
      </w:ins>
    </w:p>
    <w:p w14:paraId="258DABB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6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67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700BAB5" w14:textId="77777777" w:rsidR="003C7F91" w:rsidRDefault="003C7F91" w:rsidP="003C7F91">
      <w:pPr>
        <w:pStyle w:val="oancuaDanhsach"/>
        <w:spacing w:after="0"/>
        <w:rPr>
          <w:ins w:id="166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020792F1" w14:textId="77777777" w:rsidR="003C7F91" w:rsidRDefault="003C7F91" w:rsidP="003C7F91">
      <w:pPr>
        <w:rPr>
          <w:ins w:id="1669" w:author="PHẠM ĐÌNH ANH VŨ" w:date="2019-06-09T21:57:00Z"/>
          <w:rFonts w:ascii="Times New Roman" w:hAnsi="Times New Roman" w:cs="Times New Roman"/>
          <w:sz w:val="26"/>
          <w:szCs w:val="26"/>
        </w:rPr>
      </w:pPr>
      <w:ins w:id="1670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779CCB37" w14:textId="0D365D55" w:rsidR="003C7F91" w:rsidRDefault="00A728B0" w:rsidP="003C7F91">
      <w:pPr>
        <w:pStyle w:val="oancuaDanhsach"/>
        <w:spacing w:after="0"/>
        <w:rPr>
          <w:ins w:id="167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7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mc:AlternateContent>
            <mc:Choice Requires="wps">
              <w:drawing>
                <wp:anchor distT="0" distB="0" distL="114300" distR="114300" simplePos="0" relativeHeight="251704320" behindDoc="0" locked="0" layoutInCell="1" allowOverlap="1" wp14:anchorId="5F9D8B90" wp14:editId="369875A9">
                  <wp:simplePos x="0" y="0"/>
                  <wp:positionH relativeFrom="column">
                    <wp:posOffset>3126740</wp:posOffset>
                  </wp:positionH>
                  <wp:positionV relativeFrom="paragraph">
                    <wp:posOffset>-1905</wp:posOffset>
                  </wp:positionV>
                  <wp:extent cx="1160890" cy="786103"/>
                  <wp:effectExtent l="0" t="0" r="20320" b="14605"/>
                  <wp:wrapNone/>
                  <wp:docPr id="15" name="Hình Bầu dục 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60890" cy="786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CAF2B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F9D8B90" id="Hình Bầu dục 15" o:spid="_x0000_s1065" style="position:absolute;left:0;text-align:left;margin-left:246.2pt;margin-top:-.15pt;width:91.4pt;height:6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480CAF2B" w14:textId="77777777" w:rsidR="00446C19" w:rsidRDefault="00446C19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1248" behindDoc="0" locked="0" layoutInCell="1" allowOverlap="1" wp14:anchorId="29C6C804" wp14:editId="13EC2F56">
                  <wp:simplePos x="0" y="0"/>
                  <wp:positionH relativeFrom="margin">
                    <wp:posOffset>-133350</wp:posOffset>
                  </wp:positionH>
                  <wp:positionV relativeFrom="paragraph">
                    <wp:posOffset>212090</wp:posOffset>
                  </wp:positionV>
                  <wp:extent cx="990600" cy="419100"/>
                  <wp:effectExtent l="0" t="0" r="19050" b="19050"/>
                  <wp:wrapNone/>
                  <wp:docPr id="4" name="Hình Bầu dục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50F0AF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9C6C804" id="Hình Bầu dục 4" o:spid="_x0000_s1066" style="position:absolute;left:0;text-align:left;margin-left:-10.5pt;margin-top:16.7pt;width:78pt;height:3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" fillcolor="#5b9bd5 [3204]" strokecolor="#1f4d78 [1604]" strokeweight="1pt">
                  <v:stroke joinstyle="miter"/>
                  <v:textbox>
                    <w:txbxContent>
                      <w:p w14:paraId="5050F0AF" w14:textId="77777777" w:rsidR="00446C19" w:rsidRDefault="00446C19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552CE881" w14:textId="4415808A" w:rsidR="003C7F91" w:rsidRDefault="00A728B0" w:rsidP="003C7F91">
      <w:pPr>
        <w:pStyle w:val="oancuaDanhsach"/>
        <w:spacing w:after="0"/>
        <w:rPr>
          <w:ins w:id="167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7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5344" behindDoc="0" locked="0" layoutInCell="1" allowOverlap="1" wp14:anchorId="30ABCD41" wp14:editId="059825F2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67310</wp:posOffset>
                  </wp:positionV>
                  <wp:extent cx="990600" cy="419100"/>
                  <wp:effectExtent l="0" t="0" r="19050" b="19050"/>
                  <wp:wrapNone/>
                  <wp:docPr id="53" name="Hình Bầu dục 5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E8B62D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Tác giả</w:t>
                              </w:r>
                            </w:p>
                            <w:p w14:paraId="0EA19466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0ABCD41" id="Hình Bầu dục 53" o:spid="_x0000_s1067" style="position:absolute;left:0;text-align:left;margin-left:98pt;margin-top:5.3pt;width:78pt;height:3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" fillcolor="#5b9bd5 [3204]" strokecolor="#1f4d78 [1604]" strokeweight="1pt">
                  <v:stroke joinstyle="miter"/>
                  <v:textbox>
                    <w:txbxContent>
                      <w:p w14:paraId="24E8B62D" w14:textId="77777777" w:rsidR="00446C19" w:rsidRDefault="00446C19" w:rsidP="003C7F91">
                        <w:pPr>
                          <w:jc w:val="center"/>
                        </w:pPr>
                        <w:r>
                          <w:t>Tác giả</w:t>
                        </w:r>
                      </w:p>
                      <w:p w14:paraId="0EA19466" w14:textId="77777777" w:rsidR="00446C19" w:rsidRDefault="00446C19" w:rsidP="003C7F91"/>
                    </w:txbxContent>
                  </v:textbox>
                </v:oval>
              </w:pict>
            </mc:Fallback>
          </mc:AlternateContent>
        </w:r>
      </w:ins>
    </w:p>
    <w:p w14:paraId="36E08072" w14:textId="7EA9685C" w:rsidR="003C7F91" w:rsidRDefault="003C7F91" w:rsidP="003C7F91">
      <w:pPr>
        <w:pStyle w:val="oancuaDanhsach"/>
        <w:spacing w:after="0"/>
        <w:rPr>
          <w:ins w:id="167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5DAC5840" w14:textId="1E16D7D4" w:rsidR="003C7F91" w:rsidRDefault="00A728B0" w:rsidP="003C7F91">
      <w:pPr>
        <w:jc w:val="center"/>
        <w:rPr>
          <w:ins w:id="1676" w:author="PHẠM ĐÌNH ANH VŨ" w:date="2019-06-09T21:57:00Z"/>
        </w:rPr>
      </w:pPr>
      <w:ins w:id="1677" w:author="PHẠM ĐÌNH ANH VŨ" w:date="2019-07-01T12:3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809792" behindDoc="0" locked="0" layoutInCell="1" allowOverlap="1" wp14:anchorId="6D62AE50" wp14:editId="0DC088A4">
                  <wp:simplePos x="0" y="0"/>
                  <wp:positionH relativeFrom="column">
                    <wp:posOffset>3765550</wp:posOffset>
                  </wp:positionH>
                  <wp:positionV relativeFrom="paragraph">
                    <wp:posOffset>128270</wp:posOffset>
                  </wp:positionV>
                  <wp:extent cx="6350" cy="349250"/>
                  <wp:effectExtent l="0" t="0" r="31750" b="31750"/>
                  <wp:wrapNone/>
                  <wp:docPr id="164" name="Đường nối Thẳng 16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50" cy="349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9EF25E0" id="Đường nối Thẳng 164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5pt,10.1pt" to="297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" strokecolor="#5b9bd5 [3204]" strokeweight=".5pt">
                  <v:stroke joinstyle="miter"/>
                </v:line>
              </w:pict>
            </mc:Fallback>
          </mc:AlternateContent>
        </w:r>
      </w:ins>
      <w:ins w:id="1678" w:author="PHẠM ĐÌNH ANH VŨ" w:date="2019-06-09T21:5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4560" behindDoc="0" locked="0" layoutInCell="1" allowOverlap="1" wp14:anchorId="2E2AA5AF" wp14:editId="1EB7EA7E">
                  <wp:simplePos x="0" y="0"/>
                  <wp:positionH relativeFrom="column">
                    <wp:posOffset>1495425</wp:posOffset>
                  </wp:positionH>
                  <wp:positionV relativeFrom="paragraph">
                    <wp:posOffset>45720</wp:posOffset>
                  </wp:positionV>
                  <wp:extent cx="161925" cy="438150"/>
                  <wp:effectExtent l="0" t="0" r="28575" b="19050"/>
                  <wp:wrapNone/>
                  <wp:docPr id="62" name="Đường nối Thẳng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438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9DFBA7B" id="Đường nối Thẳng 62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5pt,3.6pt" to="130.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9440" behindDoc="0" locked="0" layoutInCell="1" allowOverlap="1" wp14:anchorId="177955B5" wp14:editId="7A794466">
                  <wp:simplePos x="0" y="0"/>
                  <wp:positionH relativeFrom="column">
                    <wp:posOffset>393700</wp:posOffset>
                  </wp:positionH>
                  <wp:positionV relativeFrom="paragraph">
                    <wp:posOffset>7620</wp:posOffset>
                  </wp:positionV>
                  <wp:extent cx="577850" cy="457200"/>
                  <wp:effectExtent l="0" t="0" r="31750" b="19050"/>
                  <wp:wrapNone/>
                  <wp:docPr id="57" name="Đường nối Thẳng 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7850" cy="457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6EFF8A6" id="Đường nối Thẳng 57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pt,.6pt" to="76.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7392" behindDoc="0" locked="0" layoutInCell="1" allowOverlap="1" wp14:anchorId="396D81E3" wp14:editId="57092B02">
                  <wp:simplePos x="0" y="0"/>
                  <wp:positionH relativeFrom="column">
                    <wp:posOffset>4863465</wp:posOffset>
                  </wp:positionH>
                  <wp:positionV relativeFrom="paragraph">
                    <wp:posOffset>200660</wp:posOffset>
                  </wp:positionV>
                  <wp:extent cx="1495425" cy="428625"/>
                  <wp:effectExtent l="0" t="0" r="28575" b="28575"/>
                  <wp:wrapNone/>
                  <wp:docPr id="55" name="Hình Bầu dục 5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9542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500A4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Đơn giá nhập</w:t>
                              </w:r>
                            </w:p>
                            <w:p w14:paraId="0F064D47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96D81E3" id="Hình Bầu dục 55" o:spid="_x0000_s1068" style="position:absolute;left:0;text-align:left;margin-left:382.95pt;margin-top:15.8pt;width:117.75pt;height:33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235500A4" w14:textId="77777777" w:rsidR="00446C19" w:rsidRDefault="00446C19" w:rsidP="003C7F91">
                        <w:pPr>
                          <w:jc w:val="center"/>
                        </w:pPr>
                        <w:r>
                          <w:t>Đơn giá nhập</w:t>
                        </w:r>
                      </w:p>
                      <w:p w14:paraId="0F064D47" w14:textId="77777777" w:rsidR="00446C19" w:rsidRDefault="00446C19" w:rsidP="003C7F91"/>
                    </w:txbxContent>
                  </v:textbox>
                </v:oval>
              </w:pict>
            </mc:Fallback>
          </mc:AlternateContent>
        </w:r>
      </w:ins>
    </w:p>
    <w:p w14:paraId="37C269FD" w14:textId="2A16D295" w:rsidR="003C7F91" w:rsidRDefault="00A728B0" w:rsidP="003C7F91">
      <w:pPr>
        <w:rPr>
          <w:ins w:id="1679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80" w:author="PHẠM ĐÌNH ANH VŨ" w:date="2019-07-01T12:38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10816" behindDoc="0" locked="0" layoutInCell="1" allowOverlap="1" wp14:anchorId="48997532" wp14:editId="34762E78">
                  <wp:simplePos x="0" y="0"/>
                  <wp:positionH relativeFrom="column">
                    <wp:posOffset>1905000</wp:posOffset>
                  </wp:positionH>
                  <wp:positionV relativeFrom="paragraph">
                    <wp:posOffset>147320</wp:posOffset>
                  </wp:positionV>
                  <wp:extent cx="1123950" cy="539750"/>
                  <wp:effectExtent l="19050" t="19050" r="38100" b="31750"/>
                  <wp:wrapNone/>
                  <wp:docPr id="165" name="Lưu Đồ: Quyết Định 16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23950" cy="53975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488E99" w14:textId="3E317949" w:rsidR="00446C19" w:rsidRDefault="00446C19">
                              <w:pPr>
                                <w:jc w:val="center"/>
                                <w:pPrChange w:id="1681" w:author="PHẠM ĐÌNH ANH VŨ" w:date="2019-07-01T12:38:00Z">
                                  <w:pPr/>
                                </w:pPrChange>
                              </w:pPr>
                              <w:ins w:id="1682" w:author="PHẠM ĐÌNH ANH VŨ" w:date="2019-07-01T12:38:00Z">
                                <w:r>
                                  <w:t>Thuộc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899753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Lưu Đồ: Quyết Định 165" o:spid="_x0000_s1069" type="#_x0000_t110" style="position:absolute;margin-left:150pt;margin-top:11.6pt;width:88.5pt;height:4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" fillcolor="#5b9bd5 [3204]" strokecolor="#1f4d78 [1604]" strokeweight="1pt">
                  <v:textbox>
                    <w:txbxContent>
                      <w:p w14:paraId="05488E99" w14:textId="3E317949" w:rsidR="00446C19" w:rsidRDefault="00446C19">
                        <w:pPr>
                          <w:jc w:val="center"/>
                          <w:pPrChange w:id="1683" w:author="PHẠM ĐÌNH ANH VŨ" w:date="2019-07-01T12:38:00Z">
                            <w:pPr/>
                          </w:pPrChange>
                        </w:pPr>
                        <w:ins w:id="1684" w:author="PHẠM ĐÌNH ANH VŨ" w:date="2019-07-01T12:38:00Z">
                          <w:r>
                            <w:t>Thuộc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ins w:id="1685" w:author="PHẠM ĐÌNH ANH VŨ" w:date="2019-07-01T12:35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808768" behindDoc="0" locked="0" layoutInCell="1" allowOverlap="1" wp14:anchorId="7C91E844" wp14:editId="7124CCF8">
                  <wp:simplePos x="0" y="0"/>
                  <wp:positionH relativeFrom="column">
                    <wp:posOffset>3257550</wp:posOffset>
                  </wp:positionH>
                  <wp:positionV relativeFrom="paragraph">
                    <wp:posOffset>166370</wp:posOffset>
                  </wp:positionV>
                  <wp:extent cx="1016000" cy="457200"/>
                  <wp:effectExtent l="0" t="0" r="12700" b="19050"/>
                  <wp:wrapNone/>
                  <wp:docPr id="163" name="Hình chữ nhật 16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60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5E8140" w14:textId="34E19314" w:rsidR="00446C19" w:rsidRDefault="00446C19" w:rsidP="003C7F91">
                              <w:pPr>
                                <w:jc w:val="center"/>
                              </w:pPr>
                              <w:del w:id="1686" w:author="PHẠM ĐÌNH ANH VŨ" w:date="2019-07-01T12:35:00Z">
                                <w:r w:rsidDel="00A728B0">
                                  <w:delText>Sách</w:delText>
                                </w:r>
                              </w:del>
                              <w:ins w:id="1687" w:author="PHẠM ĐÌNH ANH VŨ" w:date="2019-07-01T12:35:00Z">
                                <w:r>
                                  <w:t>Thông tin phiếu nhập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C91E844" id="Hình chữ nhật 163" o:spid="_x0000_s1070" style="position:absolute;margin-left:256.5pt;margin-top:13.1pt;width:80pt;height:3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" fillcolor="#5b9bd5 [3204]" strokecolor="#1f4d78 [1604]" strokeweight="1pt">
                  <v:textbox>
                    <w:txbxContent>
                      <w:p w14:paraId="175E8140" w14:textId="34E19314" w:rsidR="00446C19" w:rsidRDefault="00446C19" w:rsidP="003C7F91">
                        <w:pPr>
                          <w:jc w:val="center"/>
                        </w:pPr>
                        <w:del w:id="1688" w:author="PHẠM ĐÌNH ANH VŨ" w:date="2019-07-01T12:35:00Z">
                          <w:r w:rsidDel="00A728B0">
                            <w:delText>Sách</w:delText>
                          </w:r>
                        </w:del>
                        <w:ins w:id="1689" w:author="PHẠM ĐÌNH ANH VŨ" w:date="2019-07-01T12:35:00Z">
                          <w:r>
                            <w:t>Thông tin phiếu nhập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169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3536" behindDoc="0" locked="0" layoutInCell="1" allowOverlap="1" wp14:anchorId="4DBEDA4C" wp14:editId="48026A40">
                  <wp:simplePos x="0" y="0"/>
                  <wp:positionH relativeFrom="column">
                    <wp:posOffset>3892549</wp:posOffset>
                  </wp:positionH>
                  <wp:positionV relativeFrom="paragraph">
                    <wp:posOffset>198120</wp:posOffset>
                  </wp:positionV>
                  <wp:extent cx="1044575" cy="114300"/>
                  <wp:effectExtent l="0" t="0" r="22225" b="19050"/>
                  <wp:wrapNone/>
                  <wp:docPr id="61" name="Đường nối Thẳng 6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044575" cy="114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CC1FE27" id="Đường nối Thẳng 61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5pt,15.6pt" to="388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2272" behindDoc="0" locked="0" layoutInCell="1" allowOverlap="1" wp14:anchorId="1E53A789" wp14:editId="5316BB5E">
                  <wp:simplePos x="0" y="0"/>
                  <wp:positionH relativeFrom="column">
                    <wp:posOffset>930275</wp:posOffset>
                  </wp:positionH>
                  <wp:positionV relativeFrom="paragraph">
                    <wp:posOffset>185420</wp:posOffset>
                  </wp:positionV>
                  <wp:extent cx="771525" cy="400050"/>
                  <wp:effectExtent l="0" t="0" r="28575" b="19050"/>
                  <wp:wrapNone/>
                  <wp:docPr id="5" name="Hình chữ nhật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15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05B633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E53A789" id="Hình chữ nhật 5" o:spid="_x0000_s1071" style="position:absolute;margin-left:73.25pt;margin-top:14.6pt;width:60.75pt;height:3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" fillcolor="#5b9bd5 [3204]" strokecolor="#1f4d78 [1604]" strokeweight="1pt">
                  <v:textbox>
                    <w:txbxContent>
                      <w:p w14:paraId="3505B633" w14:textId="77777777" w:rsidR="00446C19" w:rsidRDefault="00446C19" w:rsidP="003C7F91">
                        <w:pPr>
                          <w:jc w:val="center"/>
                        </w:pPr>
                        <w:r>
                          <w:t>Sách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3296" behindDoc="0" locked="0" layoutInCell="1" allowOverlap="1" wp14:anchorId="21EA4EE3" wp14:editId="17BACDD9">
                  <wp:simplePos x="0" y="0"/>
                  <wp:positionH relativeFrom="column">
                    <wp:posOffset>-552450</wp:posOffset>
                  </wp:positionH>
                  <wp:positionV relativeFrom="paragraph">
                    <wp:posOffset>188595</wp:posOffset>
                  </wp:positionV>
                  <wp:extent cx="990600" cy="419100"/>
                  <wp:effectExtent l="0" t="0" r="19050" b="19050"/>
                  <wp:wrapNone/>
                  <wp:docPr id="7" name="Hình Bầu dục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117BDF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Thể loại</w:t>
                              </w:r>
                            </w:p>
                            <w:p w14:paraId="0FC9FF18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1EA4EE3" id="Hình Bầu dục 7" o:spid="_x0000_s1072" style="position:absolute;margin-left:-43.5pt;margin-top:14.85pt;width:78pt;height:3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" fillcolor="#5b9bd5 [3204]" strokecolor="#1f4d78 [1604]" strokeweight="1pt">
                  <v:stroke joinstyle="miter"/>
                  <v:textbox>
                    <w:txbxContent>
                      <w:p w14:paraId="4E117BDF" w14:textId="77777777" w:rsidR="00446C19" w:rsidRDefault="00446C19" w:rsidP="003C7F91">
                        <w:pPr>
                          <w:jc w:val="center"/>
                        </w:pPr>
                        <w:r>
                          <w:t>Thể loại</w:t>
                        </w:r>
                      </w:p>
                      <w:p w14:paraId="0FC9FF18" w14:textId="77777777" w:rsidR="00446C19" w:rsidRDefault="00446C19" w:rsidP="003C7F91"/>
                    </w:txbxContent>
                  </v:textbox>
                </v:oval>
              </w:pict>
            </mc:Fallback>
          </mc:AlternateContent>
        </w:r>
        <w:r w:rsidR="003C7F91"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3868E77A" w14:textId="76E7CDA8" w:rsidR="003C7F91" w:rsidRDefault="00A728B0" w:rsidP="003C7F91">
      <w:pPr>
        <w:rPr>
          <w:ins w:id="169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9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1488" behindDoc="0" locked="0" layoutInCell="1" allowOverlap="1" wp14:anchorId="7D9E7B2A" wp14:editId="4561DE40">
                  <wp:simplePos x="0" y="0"/>
                  <wp:positionH relativeFrom="column">
                    <wp:posOffset>1089025</wp:posOffset>
                  </wp:positionH>
                  <wp:positionV relativeFrom="paragraph">
                    <wp:posOffset>219075</wp:posOffset>
                  </wp:positionV>
                  <wp:extent cx="400050" cy="342900"/>
                  <wp:effectExtent l="0" t="0" r="19050" b="19050"/>
                  <wp:wrapNone/>
                  <wp:docPr id="59" name="Đường nối Thẳng 5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0050" cy="342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170EBA7" id="Đường nối Thẳng 59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75pt,17.25pt" to="117.2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5584" behindDoc="0" locked="0" layoutInCell="1" allowOverlap="1" wp14:anchorId="48FAB1DA" wp14:editId="0E9E69E3">
                  <wp:simplePos x="0" y="0"/>
                  <wp:positionH relativeFrom="column">
                    <wp:posOffset>1727200</wp:posOffset>
                  </wp:positionH>
                  <wp:positionV relativeFrom="paragraph">
                    <wp:posOffset>95250</wp:posOffset>
                  </wp:positionV>
                  <wp:extent cx="1530350" cy="12700"/>
                  <wp:effectExtent l="0" t="0" r="12700" b="25400"/>
                  <wp:wrapNone/>
                  <wp:docPr id="63" name="Đường nối Thẳng 6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1530350" cy="12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9774202" id="Đường nối Thẳng 63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pt,7.5pt" to="256.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0464" behindDoc="0" locked="0" layoutInCell="1" allowOverlap="1" wp14:anchorId="36AB452A" wp14:editId="45E348FB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85725</wp:posOffset>
                  </wp:positionV>
                  <wp:extent cx="1133475" cy="9525"/>
                  <wp:effectExtent l="0" t="0" r="28575" b="28575"/>
                  <wp:wrapNone/>
                  <wp:docPr id="58" name="Đường nối Thẳng 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1334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6B8DDD5" id="Đường nối Thẳng 58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6.75pt" to="111.7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2B85019F" w14:textId="74650697" w:rsidR="003C7F91" w:rsidRDefault="00A728B0" w:rsidP="003C7F91">
      <w:pPr>
        <w:rPr>
          <w:ins w:id="169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9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8416" behindDoc="0" locked="0" layoutInCell="1" allowOverlap="1" wp14:anchorId="1CB5233F" wp14:editId="172FA823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213360</wp:posOffset>
                  </wp:positionV>
                  <wp:extent cx="1190625" cy="523875"/>
                  <wp:effectExtent l="0" t="0" r="28575" b="28575"/>
                  <wp:wrapNone/>
                  <wp:docPr id="56" name="Hình Bầu dục 5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906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E01CA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  <w:p w14:paraId="53178FB4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CB5233F" id="Hình Bầu dục 56" o:spid="_x0000_s1073" style="position:absolute;margin-left:29.45pt;margin-top:16.8pt;width:93.75pt;height:4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4E7E01CA" w14:textId="77777777" w:rsidR="00446C19" w:rsidRDefault="00446C19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  <w:p w14:paraId="53178FB4" w14:textId="77777777" w:rsidR="00446C19" w:rsidRDefault="00446C19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2512" behindDoc="0" locked="0" layoutInCell="1" allowOverlap="1" wp14:anchorId="2374E413" wp14:editId="37715187">
                  <wp:simplePos x="0" y="0"/>
                  <wp:positionH relativeFrom="column">
                    <wp:posOffset>4000500</wp:posOffset>
                  </wp:positionH>
                  <wp:positionV relativeFrom="paragraph">
                    <wp:posOffset>55245</wp:posOffset>
                  </wp:positionV>
                  <wp:extent cx="387350" cy="673100"/>
                  <wp:effectExtent l="0" t="0" r="31750" b="31750"/>
                  <wp:wrapNone/>
                  <wp:docPr id="60" name="Đường nối Thẳng 6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387350" cy="673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0FEBADE" id="Đường nối Thẳng 60" o:spid="_x0000_s1026" style="position:absolute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pt,4.35pt" to="345.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" strokecolor="#5b9bd5 [3204]" strokeweight=".5pt">
                  <v:stroke joinstyle="miter"/>
                </v:line>
              </w:pict>
            </mc:Fallback>
          </mc:AlternateContent>
        </w:r>
      </w:ins>
    </w:p>
    <w:p w14:paraId="4C90A039" w14:textId="206E03A0" w:rsidR="00642BDC" w:rsidRDefault="00A728B0" w:rsidP="003C7F91">
      <w:pPr>
        <w:spacing w:after="0"/>
        <w:ind w:left="-450"/>
        <w:rPr>
          <w:ins w:id="1695" w:author="PHẠM ĐÌNH ANH VŨ" w:date="2019-06-09T22:03:00Z"/>
          <w:rFonts w:ascii="Times New Roman" w:hAnsi="Times New Roman" w:cs="Times New Roman"/>
          <w:sz w:val="26"/>
          <w:szCs w:val="26"/>
        </w:rPr>
      </w:pPr>
      <w:ins w:id="169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6368" behindDoc="0" locked="0" layoutInCell="1" allowOverlap="1" wp14:anchorId="1336AA48" wp14:editId="337068E1">
                  <wp:simplePos x="0" y="0"/>
                  <wp:positionH relativeFrom="column">
                    <wp:posOffset>4286250</wp:posOffset>
                  </wp:positionH>
                  <wp:positionV relativeFrom="paragraph">
                    <wp:posOffset>12065</wp:posOffset>
                  </wp:positionV>
                  <wp:extent cx="1047750" cy="628650"/>
                  <wp:effectExtent l="0" t="0" r="19050" b="19050"/>
                  <wp:wrapNone/>
                  <wp:docPr id="54" name="Hình Bầu dục 5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4775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76642D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Ngày nhập</w:t>
                              </w:r>
                            </w:p>
                            <w:p w14:paraId="78EDC572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336AA48" id="Hình Bầu dục 54" o:spid="_x0000_s1074" style="position:absolute;left:0;text-align:left;margin-left:337.5pt;margin-top:.95pt;width:82.5pt;height:4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" fillcolor="#5b9bd5 [3204]" strokecolor="#1f4d78 [1604]" strokeweight="1pt">
                  <v:stroke joinstyle="miter"/>
                  <v:textbox>
                    <w:txbxContent>
                      <w:p w14:paraId="2076642D" w14:textId="77777777" w:rsidR="00446C19" w:rsidRDefault="00446C19" w:rsidP="003C7F91">
                        <w:pPr>
                          <w:jc w:val="center"/>
                        </w:pPr>
                        <w:r>
                          <w:t>Ngày nhập</w:t>
                        </w:r>
                      </w:p>
                      <w:p w14:paraId="78EDC572" w14:textId="77777777" w:rsidR="00446C19" w:rsidRDefault="00446C19" w:rsidP="003C7F91"/>
                    </w:txbxContent>
                  </v:textbox>
                </v:oval>
              </w:pict>
            </mc:Fallback>
          </mc:AlternateContent>
        </w:r>
      </w:ins>
    </w:p>
    <w:p w14:paraId="64B72626" w14:textId="77777777" w:rsidR="00642BDC" w:rsidRDefault="00642BDC" w:rsidP="003C7F91">
      <w:pPr>
        <w:spacing w:after="0"/>
        <w:ind w:left="-450"/>
        <w:rPr>
          <w:ins w:id="1697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56CC1BB3" w14:textId="77777777" w:rsidR="00642BDC" w:rsidRDefault="00642BDC" w:rsidP="003C7F91">
      <w:pPr>
        <w:spacing w:after="0"/>
        <w:ind w:left="-450"/>
        <w:rPr>
          <w:ins w:id="1698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289C037C" w14:textId="613F5C7D" w:rsidR="003C7F91" w:rsidRDefault="003C7F91" w:rsidP="003C7F91">
      <w:pPr>
        <w:spacing w:after="0"/>
        <w:ind w:left="-450"/>
        <w:rPr>
          <w:ins w:id="1699" w:author="PHẠM ĐÌNH ANH VŨ" w:date="2019-06-09T21:57:00Z"/>
          <w:rFonts w:ascii="Times New Roman" w:hAnsi="Times New Roman" w:cs="Times New Roman"/>
          <w:sz w:val="26"/>
          <w:szCs w:val="26"/>
        </w:rPr>
      </w:pPr>
      <w:ins w:id="170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page" w:tblpX="2721" w:tblpY="265"/>
        <w:tblW w:w="0" w:type="auto"/>
        <w:tblLook w:val="04A0" w:firstRow="1" w:lastRow="0" w:firstColumn="1" w:lastColumn="0" w:noHBand="0" w:noVBand="1"/>
      </w:tblPr>
      <w:tblGrid>
        <w:gridCol w:w="3796"/>
      </w:tblGrid>
      <w:tr w:rsidR="00A728B0" w14:paraId="229C6163" w14:textId="77777777" w:rsidTr="00A728B0">
        <w:trPr>
          <w:ins w:id="1701" w:author="PHẠM ĐÌNH ANH VŨ" w:date="2019-07-01T12:39:00Z"/>
        </w:trPr>
        <w:tc>
          <w:tcPr>
            <w:tcW w:w="3796" w:type="dxa"/>
          </w:tcPr>
          <w:p w14:paraId="15BA2EA6" w14:textId="77777777" w:rsidR="00A728B0" w:rsidRDefault="00A728B0" w:rsidP="00A728B0">
            <w:pPr>
              <w:jc w:val="center"/>
              <w:rPr>
                <w:ins w:id="1702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03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A728B0" w14:paraId="696CAD85" w14:textId="77777777" w:rsidTr="00A728B0">
        <w:trPr>
          <w:ins w:id="1704" w:author="PHẠM ĐÌNH ANH VŨ" w:date="2019-07-01T12:39:00Z"/>
        </w:trPr>
        <w:tc>
          <w:tcPr>
            <w:tcW w:w="3796" w:type="dxa"/>
          </w:tcPr>
          <w:p w14:paraId="6450C697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05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06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9DF6E78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07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08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Thể loại</w:t>
              </w:r>
            </w:ins>
          </w:p>
          <w:p w14:paraId="5B9D9C60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09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10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Tác giả</w:t>
              </w:r>
            </w:ins>
          </w:p>
          <w:p w14:paraId="48850436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11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12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  <w:p w14:paraId="33D0B997" w14:textId="0373EE1E" w:rsidR="00A728B0" w:rsidRPr="00A728B0" w:rsidRDefault="00A728B0">
            <w:pPr>
              <w:ind w:left="360"/>
              <w:rPr>
                <w:ins w:id="1713" w:author="PHẠM ĐÌNH ANH VŨ" w:date="2019-07-01T12:39:00Z"/>
                <w:rFonts w:ascii="Times New Roman" w:hAnsi="Times New Roman" w:cs="Times New Roman"/>
                <w:sz w:val="26"/>
                <w:szCs w:val="26"/>
                <w:rPrChange w:id="1714" w:author="PHẠM ĐÌNH ANH VŨ" w:date="2019-07-01T12:39:00Z">
                  <w:rPr>
                    <w:ins w:id="1715" w:author="PHẠM ĐÌNH ANH VŨ" w:date="2019-07-01T12:39:00Z"/>
                  </w:rPr>
                </w:rPrChange>
              </w:rPr>
              <w:pPrChange w:id="1716" w:author="PHẠM ĐÌNH ANH VŨ" w:date="2019-07-01T12:39:00Z">
                <w:pPr>
                  <w:pStyle w:val="oancuaDanhsach"/>
                  <w:framePr w:hSpace="180" w:wrap="around" w:vAnchor="text" w:hAnchor="page" w:x="2721" w:y="265"/>
                  <w:numPr>
                    <w:numId w:val="12"/>
                  </w:numPr>
                  <w:ind w:hanging="360"/>
                </w:pPr>
              </w:pPrChange>
            </w:pPr>
          </w:p>
        </w:tc>
      </w:tr>
      <w:tr w:rsidR="00A728B0" w14:paraId="67983E70" w14:textId="77777777" w:rsidTr="00A728B0">
        <w:trPr>
          <w:ins w:id="1717" w:author="PHẠM ĐÌNH ANH VŨ" w:date="2019-07-01T12:39:00Z"/>
        </w:trPr>
        <w:tc>
          <w:tcPr>
            <w:tcW w:w="3796" w:type="dxa"/>
          </w:tcPr>
          <w:p w14:paraId="0949B517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18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19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BB4EACD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20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21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6A0A433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22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23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KiemTraLuongNhap(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BC7F765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24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25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KiemTraLuongTon(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316AA061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26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27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6297760A" w14:textId="77777777" w:rsidR="00A728B0" w:rsidRPr="00B21A5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28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29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margin" w:tblpXSpec="right" w:tblpY="335"/>
        <w:tblW w:w="0" w:type="auto"/>
        <w:tblLook w:val="04A0" w:firstRow="1" w:lastRow="0" w:firstColumn="1" w:lastColumn="0" w:noHBand="0" w:noVBand="1"/>
      </w:tblPr>
      <w:tblGrid>
        <w:gridCol w:w="3796"/>
      </w:tblGrid>
      <w:tr w:rsidR="00A728B0" w14:paraId="21385AF8" w14:textId="77777777" w:rsidTr="00A728B0">
        <w:trPr>
          <w:ins w:id="1730" w:author="PHẠM ĐÌNH ANH VŨ" w:date="2019-07-01T12:39:00Z"/>
        </w:trPr>
        <w:tc>
          <w:tcPr>
            <w:tcW w:w="3796" w:type="dxa"/>
          </w:tcPr>
          <w:p w14:paraId="7D14C78D" w14:textId="77777777" w:rsidR="00A728B0" w:rsidRDefault="00A728B0" w:rsidP="00A728B0">
            <w:pPr>
              <w:jc w:val="center"/>
              <w:rPr>
                <w:ins w:id="1731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32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A728B0" w14:paraId="2AC089F8" w14:textId="77777777" w:rsidTr="00A728B0">
        <w:trPr>
          <w:ins w:id="1733" w:author="PHẠM ĐÌNH ANH VŨ" w:date="2019-07-01T12:39:00Z"/>
        </w:trPr>
        <w:tc>
          <w:tcPr>
            <w:tcW w:w="3796" w:type="dxa"/>
          </w:tcPr>
          <w:p w14:paraId="7DF8D0C9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34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35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Đợn giá nhập</w:t>
              </w:r>
            </w:ins>
          </w:p>
          <w:p w14:paraId="1BFB70C5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36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37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Ngày nhập</w:t>
              </w:r>
            </w:ins>
          </w:p>
          <w:p w14:paraId="4D6EB271" w14:textId="0E171C6F" w:rsidR="00A728B0" w:rsidRPr="009B007D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38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ins w:id="1739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 nhập</w:t>
              </w:r>
            </w:ins>
          </w:p>
        </w:tc>
      </w:tr>
      <w:tr w:rsidR="00A728B0" w14:paraId="040A026E" w14:textId="77777777" w:rsidTr="00A728B0">
        <w:trPr>
          <w:ins w:id="1740" w:author="PHẠM ĐÌNH ANH VŨ" w:date="2019-07-01T12:39:00Z"/>
        </w:trPr>
        <w:tc>
          <w:tcPr>
            <w:tcW w:w="3796" w:type="dxa"/>
          </w:tcPr>
          <w:p w14:paraId="3779BEAB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41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42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4947C36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43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44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B62B016" w14:textId="77777777" w:rsidR="00A728B0" w:rsidRPr="00B21A5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745" w:author="PHẠM ĐÌNH ANH VŨ" w:date="2019-07-01T12:3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746" w:author="PHẠM ĐÌNH ANH VŨ" w:date="2019-07-01T12:3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3B7DF944" w14:textId="77777777" w:rsidR="003C7F91" w:rsidRDefault="003C7F91" w:rsidP="003C7F91">
      <w:pPr>
        <w:rPr>
          <w:ins w:id="1747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748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6AD0896E" w14:textId="77777777" w:rsidR="003C7F91" w:rsidRDefault="003C7F91" w:rsidP="003C7F91">
      <w:pPr>
        <w:rPr>
          <w:ins w:id="174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353818" w14:textId="77777777" w:rsidR="003C7F91" w:rsidRDefault="003C7F91" w:rsidP="003C7F91">
      <w:pPr>
        <w:rPr>
          <w:ins w:id="175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B5E9BA" w14:textId="77777777" w:rsidR="003C7F91" w:rsidRDefault="003C7F91" w:rsidP="003C7F91">
      <w:pPr>
        <w:rPr>
          <w:ins w:id="175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6D46BD3" w14:textId="77777777" w:rsidR="003C7F91" w:rsidRDefault="003C7F91" w:rsidP="003C7F91">
      <w:pPr>
        <w:rPr>
          <w:ins w:id="175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393CAB" w14:textId="77777777" w:rsidR="003C7F91" w:rsidRDefault="003C7F91" w:rsidP="003C7F91">
      <w:pPr>
        <w:rPr>
          <w:ins w:id="175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4D93CBF" w14:textId="77777777" w:rsidR="003C7F91" w:rsidRDefault="003C7F91" w:rsidP="003C7F91">
      <w:pPr>
        <w:rPr>
          <w:ins w:id="175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CFC2FF3" w14:textId="77777777" w:rsidR="003C7F91" w:rsidRDefault="003C7F91" w:rsidP="003C7F91">
      <w:pPr>
        <w:rPr>
          <w:ins w:id="175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1C83879" w14:textId="77777777" w:rsidR="003C7F91" w:rsidRDefault="003C7F91" w:rsidP="003C7F91">
      <w:pPr>
        <w:rPr>
          <w:ins w:id="175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92B4077" w14:textId="77777777" w:rsidR="003C7F91" w:rsidRDefault="003C7F91" w:rsidP="003C7F91">
      <w:pPr>
        <w:rPr>
          <w:ins w:id="175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B54EC26" w14:textId="77777777" w:rsidR="003C7F91" w:rsidRDefault="003C7F91" w:rsidP="003C7F91">
      <w:pPr>
        <w:rPr>
          <w:ins w:id="175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3F43C42" w14:textId="2F4D257F" w:rsidR="003C7F91" w:rsidRDefault="003C7F91" w:rsidP="003C7F91">
      <w:pPr>
        <w:rPr>
          <w:ins w:id="1759" w:author="PHẠM ĐÌNH ANH VŨ" w:date="2019-06-10T23:24:00Z"/>
          <w:rFonts w:ascii="Times New Roman" w:hAnsi="Times New Roman" w:cs="Times New Roman"/>
          <w:b/>
          <w:sz w:val="26"/>
          <w:szCs w:val="26"/>
        </w:rPr>
      </w:pPr>
      <w:ins w:id="1760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VI.Báo cáo tồn:</w:t>
        </w:r>
      </w:ins>
    </w:p>
    <w:p w14:paraId="3DA432C2" w14:textId="7EF816DE" w:rsidR="001539E4" w:rsidRDefault="001539E4" w:rsidP="003C7F91">
      <w:pPr>
        <w:rPr>
          <w:ins w:id="176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762" w:author="PHẠM ĐÌNH ANH VŨ" w:date="2019-06-10T23:24:00Z">
        <w:r>
          <w:rPr>
            <w:noProof/>
          </w:rPr>
          <w:drawing>
            <wp:inline distT="0" distB="0" distL="0" distR="0" wp14:anchorId="0E9236CA" wp14:editId="1A4CABD7">
              <wp:extent cx="5581650" cy="1352550"/>
              <wp:effectExtent l="0" t="0" r="0" b="0"/>
              <wp:docPr id="95" name="Hình ảnh 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1650" cy="1352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B86A46" w14:textId="77777777" w:rsidR="003C7F91" w:rsidRDefault="003C7F91" w:rsidP="003C7F91">
      <w:pPr>
        <w:spacing w:after="0"/>
        <w:ind w:left="-450"/>
        <w:rPr>
          <w:ins w:id="176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6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0CD1BF0C" w14:textId="77777777" w:rsidR="003C7F91" w:rsidRDefault="003C7F91" w:rsidP="003C7F91">
      <w:pPr>
        <w:rPr>
          <w:ins w:id="176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59AEB00" w14:textId="77777777" w:rsidR="003C7F91" w:rsidRDefault="003C7F91" w:rsidP="003C7F91">
      <w:pPr>
        <w:rPr>
          <w:ins w:id="176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767" w:author="PHẠM ĐÌNH ANH VŨ" w:date="2019-06-09T21:57:00Z">
        <w:r>
          <w:rPr>
            <w:noProof/>
          </w:rPr>
          <w:lastRenderedPageBreak/>
          <w:drawing>
            <wp:inline distT="0" distB="0" distL="0" distR="0" wp14:anchorId="37C2AEDA" wp14:editId="42BAA65B">
              <wp:extent cx="5731510" cy="3353435"/>
              <wp:effectExtent l="0" t="0" r="2540" b="0"/>
              <wp:docPr id="64" name="Hình ảnh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3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364F52" w14:textId="77777777" w:rsidR="003C7F91" w:rsidRDefault="003C7F91" w:rsidP="003C7F91">
      <w:pPr>
        <w:pStyle w:val="oancuaDanhsach"/>
        <w:spacing w:after="0"/>
        <w:ind w:left="-90"/>
        <w:rPr>
          <w:ins w:id="176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6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558DBAFB" w14:textId="77777777" w:rsidR="003C7F91" w:rsidRPr="00F31993" w:rsidRDefault="003C7F91" w:rsidP="003C7F91">
      <w:pPr>
        <w:pStyle w:val="oancuaDanhsach"/>
        <w:numPr>
          <w:ilvl w:val="0"/>
          <w:numId w:val="13"/>
        </w:numPr>
        <w:spacing w:after="0"/>
        <w:rPr>
          <w:ins w:id="177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71" w:author="PHẠM ĐÌNH ANH VŨ" w:date="2019-06-09T21:57:00Z">
        <w:r w:rsidRPr="00F31993">
          <w:rPr>
            <w:rFonts w:ascii="Times New Roman" w:hAnsi="Times New Roman" w:cs="Times New Roman"/>
            <w:noProof/>
            <w:sz w:val="26"/>
            <w:szCs w:val="26"/>
          </w:rPr>
          <w:t>D1: Tháng, Tên sách, T</w:t>
        </w:r>
        <w:r>
          <w:rPr>
            <w:rFonts w:ascii="Times New Roman" w:hAnsi="Times New Roman" w:cs="Times New Roman"/>
            <w:noProof/>
            <w:sz w:val="26"/>
            <w:szCs w:val="26"/>
          </w:rPr>
          <w:t>ồn đầu, Tồn cuối, Phát sinh</w:t>
        </w:r>
      </w:ins>
    </w:p>
    <w:p w14:paraId="394AFFE2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77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73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0D4763A3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77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75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D3: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sách,</w:t>
        </w:r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Lượng tồn, Thông tin phiếu nhập, Thông tin hoá đơn</w:t>
        </w:r>
      </w:ins>
    </w:p>
    <w:p w14:paraId="06C6123A" w14:textId="77777777" w:rsidR="003C7F91" w:rsidRPr="00216AB5" w:rsidRDefault="003C7F91" w:rsidP="003C7F91">
      <w:pPr>
        <w:pStyle w:val="oancuaDanhsach"/>
        <w:numPr>
          <w:ilvl w:val="0"/>
          <w:numId w:val="13"/>
        </w:numPr>
        <w:spacing w:after="0"/>
        <w:rPr>
          <w:ins w:id="177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77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77B5DC69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77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7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16D5A1D5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78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8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1CAE1B42" w14:textId="77777777" w:rsidR="003C7F91" w:rsidRPr="00AF3125" w:rsidRDefault="003C7F91" w:rsidP="003C7F91">
      <w:pPr>
        <w:spacing w:after="0"/>
        <w:rPr>
          <w:ins w:id="178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83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E58734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8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85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293574">
          <w:rPr>
            <w:rFonts w:ascii="Times New Roman" w:hAnsi="Times New Roman" w:cs="Times New Roman"/>
            <w:noProof/>
            <w:sz w:val="26"/>
            <w:szCs w:val="26"/>
          </w:rPr>
          <w:t>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024ACBB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8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8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B2: Đọc D3 từ bộ nhớ phụ</w:t>
        </w:r>
      </w:ins>
    </w:p>
    <w:p w14:paraId="0A755D42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78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89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B3: Kiếm tra tồn đầu từ th</w:t>
        </w:r>
        <w:r>
          <w:rPr>
            <w:rFonts w:ascii="Times New Roman" w:hAnsi="Times New Roman" w:cs="Times New Roman"/>
            <w:noProof/>
            <w:sz w:val="26"/>
            <w:szCs w:val="26"/>
          </w:rPr>
          <w:t>ông tin phiếu nhập</w:t>
        </w:r>
      </w:ins>
    </w:p>
    <w:p w14:paraId="53876E8A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79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91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B4: Kiểm tra tồn cuối từ th</w:t>
        </w:r>
        <w:r>
          <w:rPr>
            <w:rFonts w:ascii="Times New Roman" w:hAnsi="Times New Roman" w:cs="Times New Roman"/>
            <w:noProof/>
            <w:sz w:val="26"/>
            <w:szCs w:val="26"/>
          </w:rPr>
          <w:t>ông tin hoá đơn</w:t>
        </w:r>
      </w:ins>
    </w:p>
    <w:p w14:paraId="0DA8927F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7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9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B5: Tính phát sinh</w:t>
        </w:r>
      </w:ins>
    </w:p>
    <w:p w14:paraId="1708CBA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9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95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6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477ABF3B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79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97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4B071F4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79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79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6B48201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80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801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903F3C3" w14:textId="77777777" w:rsidR="003C7F91" w:rsidRDefault="003C7F91" w:rsidP="003C7F91">
      <w:pPr>
        <w:rPr>
          <w:ins w:id="180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7AB5EC6" w14:textId="784AE1F7" w:rsidR="003C7F91" w:rsidRDefault="003C7F91" w:rsidP="003C7F91">
      <w:pPr>
        <w:rPr>
          <w:ins w:id="1803" w:author="PHẠM ĐÌNH ANH VŨ" w:date="2019-06-30T22:49:00Z"/>
          <w:rFonts w:ascii="Times New Roman" w:hAnsi="Times New Roman" w:cs="Times New Roman"/>
          <w:sz w:val="26"/>
          <w:szCs w:val="26"/>
        </w:rPr>
      </w:pPr>
      <w:ins w:id="1804" w:author="PHẠM ĐÌNH ANH VŨ" w:date="2019-06-09T21:57:00Z">
        <w:r w:rsidRPr="00AF3125">
          <w:rPr>
            <w:rFonts w:ascii="Times New Roman" w:hAnsi="Times New Roman" w:cs="Times New Roman"/>
            <w:sz w:val="26"/>
            <w:szCs w:val="26"/>
          </w:rPr>
          <w:t>2.Mô hình hoá dữ liệu (ERD):</w:t>
        </w:r>
      </w:ins>
      <w:ins w:id="1805" w:author="PHẠM ĐÌNH ANH VŨ" w:date="2019-06-30T22:49:00Z">
        <w:r w:rsidR="002C2F5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426452E2" w14:textId="1DCC74D5" w:rsidR="002C2F51" w:rsidRDefault="002C2F51" w:rsidP="003C7F91">
      <w:pPr>
        <w:rPr>
          <w:ins w:id="1806" w:author="PHẠM ĐÌNH ANH VŨ" w:date="2019-06-30T22:49:00Z"/>
          <w:rFonts w:ascii="Times New Roman" w:hAnsi="Times New Roman" w:cs="Times New Roman"/>
          <w:sz w:val="26"/>
          <w:szCs w:val="26"/>
        </w:rPr>
      </w:pPr>
    </w:p>
    <w:p w14:paraId="47AAC2DB" w14:textId="77777777" w:rsidR="002C2F51" w:rsidRPr="00AF3125" w:rsidRDefault="002C2F51" w:rsidP="003C7F91">
      <w:pPr>
        <w:rPr>
          <w:ins w:id="180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45FB117" w14:textId="77777777" w:rsidR="003C7F91" w:rsidRDefault="003C7F91" w:rsidP="003C7F91">
      <w:pPr>
        <w:jc w:val="center"/>
        <w:rPr>
          <w:ins w:id="1808" w:author="PHẠM ĐÌNH ANH VŨ" w:date="2019-06-09T21:57:00Z"/>
        </w:rPr>
      </w:pPr>
      <w:ins w:id="1809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6848" behindDoc="0" locked="0" layoutInCell="1" allowOverlap="1" wp14:anchorId="0D8CBDA4" wp14:editId="6B53E21D">
                  <wp:simplePos x="0" y="0"/>
                  <wp:positionH relativeFrom="column">
                    <wp:posOffset>2219877</wp:posOffset>
                  </wp:positionH>
                  <wp:positionV relativeFrom="paragraph">
                    <wp:posOffset>4445</wp:posOffset>
                  </wp:positionV>
                  <wp:extent cx="850789" cy="691764"/>
                  <wp:effectExtent l="0" t="0" r="26035" b="13335"/>
                  <wp:wrapNone/>
                  <wp:docPr id="75" name="Hình Bầu dục 7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9E9529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D8CBDA4" id="Hình Bầu dục 75" o:spid="_x0000_s1075" style="position:absolute;left:0;text-align:left;margin-left:174.8pt;margin-top:.35pt;width:67pt;height:54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639E9529" w14:textId="77777777" w:rsidR="00446C19" w:rsidRDefault="00446C19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3776" behindDoc="0" locked="0" layoutInCell="1" allowOverlap="1" wp14:anchorId="0C1672D1" wp14:editId="543F6E34">
                  <wp:simplePos x="0" y="0"/>
                  <wp:positionH relativeFrom="column">
                    <wp:posOffset>-237932</wp:posOffset>
                  </wp:positionH>
                  <wp:positionV relativeFrom="paragraph">
                    <wp:posOffset>188126</wp:posOffset>
                  </wp:positionV>
                  <wp:extent cx="850789" cy="691764"/>
                  <wp:effectExtent l="0" t="0" r="26035" b="13335"/>
                  <wp:wrapNone/>
                  <wp:docPr id="72" name="Hình Bầu dục 7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0CEA01" w14:textId="77777777" w:rsidR="00446C19" w:rsidRDefault="00446C19" w:rsidP="003C7F91"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C1672D1" id="Hình Bầu dục 72" o:spid="_x0000_s1076" style="position:absolute;left:0;text-align:left;margin-left:-18.75pt;margin-top:14.8pt;width:67pt;height:54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3E0CEA01" w14:textId="77777777" w:rsidR="00446C19" w:rsidRDefault="00446C19" w:rsidP="003C7F91"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4800" behindDoc="0" locked="0" layoutInCell="1" allowOverlap="1" wp14:anchorId="20739629" wp14:editId="0D54717F">
                  <wp:simplePos x="0" y="0"/>
                  <wp:positionH relativeFrom="column">
                    <wp:posOffset>5494351</wp:posOffset>
                  </wp:positionH>
                  <wp:positionV relativeFrom="paragraph">
                    <wp:posOffset>116371</wp:posOffset>
                  </wp:positionV>
                  <wp:extent cx="779228" cy="675640"/>
                  <wp:effectExtent l="0" t="0" r="20955" b="10160"/>
                  <wp:wrapNone/>
                  <wp:docPr id="73" name="Hình Bầu dục 7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9228" cy="6756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9EE073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Số lượng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20739629" id="Hình Bầu dục 73" o:spid="_x0000_s1077" style="position:absolute;left:0;text-align:left;margin-left:432.65pt;margin-top:9.15pt;width:61.35pt;height:53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359EE073" w14:textId="77777777" w:rsidR="00446C19" w:rsidRDefault="00446C19" w:rsidP="003C7F91">
                        <w:pPr>
                          <w:jc w:val="center"/>
                        </w:pPr>
                        <w:r>
                          <w:t>Số lượng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5824" behindDoc="0" locked="0" layoutInCell="1" allowOverlap="1" wp14:anchorId="7B92DD5D" wp14:editId="4C433CE2">
                  <wp:simplePos x="0" y="0"/>
                  <wp:positionH relativeFrom="column">
                    <wp:posOffset>3403158</wp:posOffset>
                  </wp:positionH>
                  <wp:positionV relativeFrom="paragraph">
                    <wp:posOffset>5052</wp:posOffset>
                  </wp:positionV>
                  <wp:extent cx="803082" cy="675861"/>
                  <wp:effectExtent l="0" t="0" r="16510" b="10160"/>
                  <wp:wrapNone/>
                  <wp:docPr id="74" name="Hình Bầu dục 7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03082" cy="67586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1D7949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7B92DD5D" id="Hình Bầu dục 74" o:spid="_x0000_s1078" style="position:absolute;left:0;text-align:left;margin-left:267.95pt;margin-top:.4pt;width:63.25pt;height:53.2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6F1D7949" w14:textId="77777777" w:rsidR="00446C19" w:rsidRDefault="00446C19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26198D0F" w14:textId="77777777" w:rsidR="003C7F91" w:rsidRDefault="003C7F91" w:rsidP="003C7F91">
      <w:pPr>
        <w:rPr>
          <w:ins w:id="181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811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5040" behindDoc="0" locked="0" layoutInCell="1" allowOverlap="1" wp14:anchorId="4A838CEF" wp14:editId="33C276B4">
                  <wp:simplePos x="0" y="0"/>
                  <wp:positionH relativeFrom="column">
                    <wp:posOffset>3562184</wp:posOffset>
                  </wp:positionH>
                  <wp:positionV relativeFrom="paragraph">
                    <wp:posOffset>800680</wp:posOffset>
                  </wp:positionV>
                  <wp:extent cx="524786" cy="198782"/>
                  <wp:effectExtent l="0" t="0" r="27940" b="29845"/>
                  <wp:wrapNone/>
                  <wp:docPr id="83" name="Đường nối Thẳng 8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524786" cy="1987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7D06055" id="Đường nối Thẳng 83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5pt,63.05pt" to="321.8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2992" behindDoc="0" locked="0" layoutInCell="1" allowOverlap="1" wp14:anchorId="4650B4FA" wp14:editId="213BAFA4">
                  <wp:simplePos x="0" y="0"/>
                  <wp:positionH relativeFrom="column">
                    <wp:posOffset>2162451</wp:posOffset>
                  </wp:positionH>
                  <wp:positionV relativeFrom="paragraph">
                    <wp:posOffset>713215</wp:posOffset>
                  </wp:positionV>
                  <wp:extent cx="421723" cy="238540"/>
                  <wp:effectExtent l="0" t="0" r="35560" b="28575"/>
                  <wp:wrapNone/>
                  <wp:docPr id="81" name="Đường nối Thẳng 8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21723" cy="238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0AA4035" id="Đường nối Thẳng 81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56.15pt" to="203.4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1968" behindDoc="0" locked="0" layoutInCell="1" allowOverlap="1" wp14:anchorId="09CDF1BC" wp14:editId="3CBF73E4">
                  <wp:simplePos x="0" y="0"/>
                  <wp:positionH relativeFrom="column">
                    <wp:posOffset>2472414</wp:posOffset>
                  </wp:positionH>
                  <wp:positionV relativeFrom="paragraph">
                    <wp:posOffset>720697</wp:posOffset>
                  </wp:positionV>
                  <wp:extent cx="1105231" cy="604299"/>
                  <wp:effectExtent l="19050" t="19050" r="38100" b="43815"/>
                  <wp:wrapNone/>
                  <wp:docPr id="80" name="Hình thoi 8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5231" cy="6042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94E04C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thuộc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9CDF1BC"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Hình thoi 80" o:spid="_x0000_s1079" type="#_x0000_t4" style="position:absolute;margin-left:194.7pt;margin-top:56.75pt;width:87.05pt;height:47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" fillcolor="#5b9bd5 [3204]" strokecolor="#1f4d78 [1604]" strokeweight="1pt">
                  <v:textbox>
                    <w:txbxContent>
                      <w:p w14:paraId="4794E04C" w14:textId="77777777" w:rsidR="00446C19" w:rsidRDefault="00446C19" w:rsidP="003C7F91">
                        <w:pPr>
                          <w:jc w:val="center"/>
                        </w:pPr>
                        <w:r>
                          <w:t>thuộc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1728" behindDoc="0" locked="0" layoutInCell="1" allowOverlap="1" wp14:anchorId="17CDCD51" wp14:editId="4D4A6DF3">
                  <wp:simplePos x="0" y="0"/>
                  <wp:positionH relativeFrom="column">
                    <wp:posOffset>1765024</wp:posOffset>
                  </wp:positionH>
                  <wp:positionV relativeFrom="paragraph">
                    <wp:posOffset>1810164</wp:posOffset>
                  </wp:positionV>
                  <wp:extent cx="755374" cy="453224"/>
                  <wp:effectExtent l="0" t="0" r="26035" b="23495"/>
                  <wp:wrapNone/>
                  <wp:docPr id="70" name="Đường nối Thẳng 7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755374" cy="4532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554D009" id="Đường nối Thẳng 70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pt,142.55pt" to="198.5pt,1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9680" behindDoc="0" locked="0" layoutInCell="1" allowOverlap="1" wp14:anchorId="3B68CEBB" wp14:editId="3ECFB267">
                  <wp:simplePos x="0" y="0"/>
                  <wp:positionH relativeFrom="column">
                    <wp:posOffset>1144794</wp:posOffset>
                  </wp:positionH>
                  <wp:positionV relativeFrom="paragraph">
                    <wp:posOffset>2167890</wp:posOffset>
                  </wp:positionV>
                  <wp:extent cx="739472" cy="652007"/>
                  <wp:effectExtent l="0" t="0" r="22860" b="15240"/>
                  <wp:wrapNone/>
                  <wp:docPr id="68" name="Hình Bầu dục 6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39472" cy="6520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5BD4E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B68CEBB" id="Hình Bầu dục 68" o:spid="_x0000_s1080" style="position:absolute;margin-left:90.15pt;margin-top:170.7pt;width:58.25pt;height:51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48A5BD4E" w14:textId="77777777" w:rsidR="00446C19" w:rsidRDefault="00446C19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2752" behindDoc="0" locked="0" layoutInCell="1" allowOverlap="1" wp14:anchorId="40FBE46C" wp14:editId="1A76D642">
                  <wp:simplePos x="0" y="0"/>
                  <wp:positionH relativeFrom="column">
                    <wp:posOffset>3736644</wp:posOffset>
                  </wp:positionH>
                  <wp:positionV relativeFrom="paragraph">
                    <wp:posOffset>1738630</wp:posOffset>
                  </wp:positionV>
                  <wp:extent cx="707666" cy="397565"/>
                  <wp:effectExtent l="0" t="0" r="16510" b="21590"/>
                  <wp:wrapNone/>
                  <wp:docPr id="71" name="Đường nối Thẳng 7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07666" cy="3975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9E4083D" id="Đường nối Thẳng 71" o:spid="_x0000_s1026" style="position:absolute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2pt,136.9pt" to="349.9pt,1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0704" behindDoc="0" locked="0" layoutInCell="1" allowOverlap="1" wp14:anchorId="5C065F57" wp14:editId="7B8483BD">
                  <wp:simplePos x="0" y="0"/>
                  <wp:positionH relativeFrom="column">
                    <wp:posOffset>4245416</wp:posOffset>
                  </wp:positionH>
                  <wp:positionV relativeFrom="paragraph">
                    <wp:posOffset>2096715</wp:posOffset>
                  </wp:positionV>
                  <wp:extent cx="1184744" cy="652007"/>
                  <wp:effectExtent l="0" t="0" r="15875" b="15240"/>
                  <wp:wrapNone/>
                  <wp:docPr id="69" name="Hình Bầu dục 6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84744" cy="6520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4F8C19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5C065F57" id="Hình Bầu dục 69" o:spid="_x0000_s1081" style="position:absolute;margin-left:334.3pt;margin-top:165.1pt;width:93.3pt;height:51.3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7F4F8C19" w14:textId="77777777" w:rsidR="00446C19" w:rsidRDefault="00446C19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0944" behindDoc="0" locked="0" layoutInCell="1" allowOverlap="1" wp14:anchorId="25BEE285" wp14:editId="2704E1B5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426968</wp:posOffset>
                  </wp:positionV>
                  <wp:extent cx="333955" cy="174543"/>
                  <wp:effectExtent l="0" t="0" r="28575" b="35560"/>
                  <wp:wrapNone/>
                  <wp:docPr id="79" name="Đường nối Thẳng 7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333955" cy="1745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D0DDE64" id="Đường nối Thẳng 79" o:spid="_x0000_s1026" style="position:absolute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33.6pt" to="443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9920" behindDoc="0" locked="0" layoutInCell="1" allowOverlap="1" wp14:anchorId="0153AAFC" wp14:editId="01D32AF1">
                  <wp:simplePos x="0" y="0"/>
                  <wp:positionH relativeFrom="column">
                    <wp:posOffset>4174435</wp:posOffset>
                  </wp:positionH>
                  <wp:positionV relativeFrom="paragraph">
                    <wp:posOffset>196381</wp:posOffset>
                  </wp:positionV>
                  <wp:extent cx="333955" cy="405516"/>
                  <wp:effectExtent l="0" t="0" r="28575" b="33020"/>
                  <wp:wrapNone/>
                  <wp:docPr id="78" name="Đường nối Thẳng 7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3955" cy="405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0AD6D39" id="Đường nối Thẳng 78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7pt,15.45pt" to="35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8896" behindDoc="0" locked="0" layoutInCell="1" allowOverlap="1" wp14:anchorId="1D23052B" wp14:editId="638A08A3">
                  <wp:simplePos x="0" y="0"/>
                  <wp:positionH relativeFrom="column">
                    <wp:posOffset>2138901</wp:posOffset>
                  </wp:positionH>
                  <wp:positionV relativeFrom="paragraph">
                    <wp:posOffset>283845</wp:posOffset>
                  </wp:positionV>
                  <wp:extent cx="182880" cy="79513"/>
                  <wp:effectExtent l="0" t="0" r="26670" b="34925"/>
                  <wp:wrapNone/>
                  <wp:docPr id="77" name="Đường nối Thẳng 7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2880" cy="795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B849E32" id="Đường nối Thẳng 77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pt,22.35pt" to="182.8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7872" behindDoc="0" locked="0" layoutInCell="1" allowOverlap="1" wp14:anchorId="417A47BE" wp14:editId="0B1F2330">
                  <wp:simplePos x="0" y="0"/>
                  <wp:positionH relativeFrom="column">
                    <wp:posOffset>611726</wp:posOffset>
                  </wp:positionH>
                  <wp:positionV relativeFrom="paragraph">
                    <wp:posOffset>244088</wp:posOffset>
                  </wp:positionV>
                  <wp:extent cx="286771" cy="95416"/>
                  <wp:effectExtent l="0" t="0" r="37465" b="19050"/>
                  <wp:wrapNone/>
                  <wp:docPr id="76" name="Đường nối Thẳng 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6771" cy="95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55AB64D" id="Đường nối Thẳng 76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.2pt" to="70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6608" behindDoc="0" locked="0" layoutInCell="1" allowOverlap="1" wp14:anchorId="44958FC6" wp14:editId="38B986A2">
                  <wp:simplePos x="0" y="0"/>
                  <wp:positionH relativeFrom="column">
                    <wp:posOffset>889911</wp:posOffset>
                  </wp:positionH>
                  <wp:positionV relativeFrom="paragraph">
                    <wp:posOffset>354386</wp:posOffset>
                  </wp:positionV>
                  <wp:extent cx="1272209" cy="381662"/>
                  <wp:effectExtent l="0" t="0" r="23495" b="18415"/>
                  <wp:wrapNone/>
                  <wp:docPr id="65" name="Hình chữ nhật 6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755295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Phiếu nhập sách</w:t>
                              </w:r>
                            </w:p>
                            <w:p w14:paraId="68EDD007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4958FC6" id="Hình chữ nhật 65" o:spid="_x0000_s1082" style="position:absolute;margin-left:70.05pt;margin-top:27.9pt;width:100.15pt;height:30.0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" fillcolor="#5b9bd5 [3204]" strokecolor="#1f4d78 [1604]" strokeweight="1pt">
                  <v:textbox>
                    <w:txbxContent>
                      <w:p w14:paraId="0D755295" w14:textId="77777777" w:rsidR="00446C19" w:rsidRDefault="00446C19" w:rsidP="003C7F91">
                        <w:pPr>
                          <w:jc w:val="center"/>
                        </w:pPr>
                        <w:r>
                          <w:t>Phiếu nhập sách</w:t>
                        </w:r>
                      </w:p>
                      <w:p w14:paraId="68EDD007" w14:textId="77777777" w:rsidR="00446C19" w:rsidRDefault="00446C19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7632" behindDoc="0" locked="0" layoutInCell="1" allowOverlap="1" wp14:anchorId="406EB750" wp14:editId="727B5652">
                  <wp:simplePos x="0" y="0"/>
                  <wp:positionH relativeFrom="column">
                    <wp:posOffset>4093403</wp:posOffset>
                  </wp:positionH>
                  <wp:positionV relativeFrom="paragraph">
                    <wp:posOffset>592786</wp:posOffset>
                  </wp:positionV>
                  <wp:extent cx="1272209" cy="381662"/>
                  <wp:effectExtent l="0" t="0" r="23495" b="18415"/>
                  <wp:wrapNone/>
                  <wp:docPr id="66" name="Hình chữ nhật 6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BDEDF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Hoá đơn bán sách</w:t>
                              </w:r>
                            </w:p>
                            <w:p w14:paraId="7011D75E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06EB750" id="Hình chữ nhật 66" o:spid="_x0000_s1083" style="position:absolute;margin-left:322.3pt;margin-top:46.7pt;width:100.15pt;height:30.0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" fillcolor="#5b9bd5 [3204]" strokecolor="#1f4d78 [1604]" strokeweight="1pt">
                  <v:textbox>
                    <w:txbxContent>
                      <w:p w14:paraId="2A2BDEDF" w14:textId="77777777" w:rsidR="00446C19" w:rsidRDefault="00446C19" w:rsidP="003C7F91">
                        <w:pPr>
                          <w:jc w:val="center"/>
                        </w:pPr>
                        <w:r>
                          <w:t>Hoá đơn bán sách</w:t>
                        </w:r>
                      </w:p>
                      <w:p w14:paraId="7011D75E" w14:textId="77777777" w:rsidR="00446C19" w:rsidRDefault="00446C19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3D4539CA" w14:textId="77777777" w:rsidR="003C7F91" w:rsidRDefault="003C7F91" w:rsidP="003C7F91">
      <w:pPr>
        <w:rPr>
          <w:ins w:id="181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3C6BCD9" w14:textId="77777777" w:rsidR="003C7F91" w:rsidRDefault="003C7F91" w:rsidP="003C7F91">
      <w:pPr>
        <w:rPr>
          <w:ins w:id="181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A4788BB" w14:textId="77777777" w:rsidR="003C7F91" w:rsidRDefault="003C7F91" w:rsidP="003C7F91">
      <w:pPr>
        <w:rPr>
          <w:ins w:id="181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55534BE" w14:textId="77777777" w:rsidR="003C7F91" w:rsidRDefault="003C7F91" w:rsidP="003C7F91">
      <w:pPr>
        <w:rPr>
          <w:ins w:id="181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816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4016" behindDoc="0" locked="0" layoutInCell="1" allowOverlap="1" wp14:anchorId="00AB74F7" wp14:editId="4CB2CDDE">
                  <wp:simplePos x="0" y="0"/>
                  <wp:positionH relativeFrom="column">
                    <wp:posOffset>3005593</wp:posOffset>
                  </wp:positionH>
                  <wp:positionV relativeFrom="paragraph">
                    <wp:posOffset>91550</wp:posOffset>
                  </wp:positionV>
                  <wp:extent cx="94974" cy="206845"/>
                  <wp:effectExtent l="0" t="0" r="19685" b="22225"/>
                  <wp:wrapNone/>
                  <wp:docPr id="82" name="Đường nối Thẳng 8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4974" cy="2068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DC21C8F" id="Đường nối Thẳng 8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65pt,7.2pt" to="244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70D52973" w14:textId="77777777" w:rsidR="003C7F91" w:rsidRDefault="003C7F91" w:rsidP="003C7F91">
      <w:pPr>
        <w:rPr>
          <w:ins w:id="1817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818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8656" behindDoc="0" locked="0" layoutInCell="1" allowOverlap="1" wp14:anchorId="0290A8F3" wp14:editId="02AE356B">
                  <wp:simplePos x="0" y="0"/>
                  <wp:positionH relativeFrom="column">
                    <wp:posOffset>2543782</wp:posOffset>
                  </wp:positionH>
                  <wp:positionV relativeFrom="paragraph">
                    <wp:posOffset>6847</wp:posOffset>
                  </wp:positionV>
                  <wp:extent cx="1152635" cy="373684"/>
                  <wp:effectExtent l="0" t="0" r="28575" b="26670"/>
                  <wp:wrapNone/>
                  <wp:docPr id="67" name="Hình chữ nhật 6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52635" cy="373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6B589E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Sách</w:t>
                              </w:r>
                            </w:p>
                            <w:p w14:paraId="76336CF4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290A8F3" id="Hình chữ nhật 67" o:spid="_x0000_s1084" style="position:absolute;margin-left:200.3pt;margin-top:.55pt;width:90.75pt;height:2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" fillcolor="#5b9bd5 [3204]" strokecolor="#1f4d78 [1604]" strokeweight="1pt">
                  <v:textbox>
                    <w:txbxContent>
                      <w:p w14:paraId="096B589E" w14:textId="77777777" w:rsidR="00446C19" w:rsidRDefault="00446C19" w:rsidP="003C7F91">
                        <w:pPr>
                          <w:jc w:val="center"/>
                        </w:pPr>
                        <w:r>
                          <w:t>Sách</w:t>
                        </w:r>
                      </w:p>
                      <w:p w14:paraId="76336CF4" w14:textId="77777777" w:rsidR="00446C19" w:rsidRDefault="00446C19" w:rsidP="003C7F91"/>
                    </w:txbxContent>
                  </v:textbox>
                </v:rect>
              </w:pict>
            </mc:Fallback>
          </mc:AlternateContent>
        </w:r>
      </w:ins>
    </w:p>
    <w:p w14:paraId="3CA4051B" w14:textId="77777777" w:rsidR="003C7F91" w:rsidRDefault="003C7F91" w:rsidP="003C7F91">
      <w:pPr>
        <w:rPr>
          <w:ins w:id="181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B64BF09" w14:textId="77777777" w:rsidR="003C7F91" w:rsidRDefault="003C7F91" w:rsidP="003C7F91">
      <w:pPr>
        <w:rPr>
          <w:ins w:id="182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301C17D" w14:textId="77777777" w:rsidR="003C7F91" w:rsidRDefault="003C7F91" w:rsidP="003C7F91">
      <w:pPr>
        <w:rPr>
          <w:ins w:id="182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568D71D" w14:textId="77777777" w:rsidR="003C7F91" w:rsidRDefault="003C7F91" w:rsidP="003C7F91">
      <w:pPr>
        <w:rPr>
          <w:ins w:id="182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211534B" w14:textId="77777777" w:rsidR="003C7F91" w:rsidRDefault="003C7F91" w:rsidP="003C7F91">
      <w:pPr>
        <w:rPr>
          <w:ins w:id="182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B54354" w14:textId="77777777" w:rsidR="003C7F91" w:rsidRDefault="003C7F91" w:rsidP="003C7F91">
      <w:pPr>
        <w:spacing w:after="0"/>
        <w:ind w:left="-450"/>
        <w:rPr>
          <w:ins w:id="1824" w:author="PHẠM ĐÌNH ANH VŨ" w:date="2019-06-09T21:57:00Z"/>
          <w:rFonts w:ascii="Times New Roman" w:hAnsi="Times New Roman" w:cs="Times New Roman"/>
          <w:sz w:val="26"/>
          <w:szCs w:val="26"/>
        </w:rPr>
      </w:pPr>
      <w:ins w:id="1825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p w14:paraId="0DE4DA9D" w14:textId="77777777" w:rsidR="003C7F91" w:rsidRDefault="003C7F91" w:rsidP="003C7F91">
      <w:pPr>
        <w:spacing w:after="0"/>
        <w:ind w:left="-450"/>
        <w:rPr>
          <w:ins w:id="182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FA37E7F" w14:textId="77777777" w:rsidR="003C7F91" w:rsidRDefault="003C7F91" w:rsidP="003C7F91">
      <w:pPr>
        <w:spacing w:after="0"/>
        <w:ind w:left="-450"/>
        <w:rPr>
          <w:ins w:id="1827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page" w:tblpX="4966" w:tblpY="82"/>
        <w:tblW w:w="0" w:type="auto"/>
        <w:tblLook w:val="04A0" w:firstRow="1" w:lastRow="0" w:firstColumn="1" w:lastColumn="0" w:noHBand="0" w:noVBand="1"/>
      </w:tblPr>
      <w:tblGrid>
        <w:gridCol w:w="3246"/>
      </w:tblGrid>
      <w:tr w:rsidR="002C2F51" w14:paraId="0A08E725" w14:textId="77777777" w:rsidTr="002C2F51">
        <w:trPr>
          <w:trHeight w:val="232"/>
          <w:ins w:id="1828" w:author="PHẠM ĐÌNH ANH VŨ" w:date="2019-06-30T22:49:00Z"/>
        </w:trPr>
        <w:tc>
          <w:tcPr>
            <w:tcW w:w="3246" w:type="dxa"/>
          </w:tcPr>
          <w:p w14:paraId="6C295E05" w14:textId="77777777" w:rsidR="002C2F51" w:rsidRDefault="002C2F51" w:rsidP="002C2F51">
            <w:pPr>
              <w:jc w:val="center"/>
              <w:rPr>
                <w:ins w:id="1829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30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2C2F51" w14:paraId="5C322885" w14:textId="77777777" w:rsidTr="002C2F51">
        <w:trPr>
          <w:trHeight w:val="483"/>
          <w:ins w:id="1831" w:author="PHẠM ĐÌNH ANH VŨ" w:date="2019-06-30T22:49:00Z"/>
        </w:trPr>
        <w:tc>
          <w:tcPr>
            <w:tcW w:w="3246" w:type="dxa"/>
          </w:tcPr>
          <w:p w14:paraId="12983DB4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32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33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7583CBE6" w14:textId="77777777" w:rsidR="002C2F51" w:rsidRPr="00FD1F45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3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35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</w:tc>
      </w:tr>
      <w:tr w:rsidR="002C2F51" w14:paraId="056203D9" w14:textId="77777777" w:rsidTr="002C2F51">
        <w:trPr>
          <w:trHeight w:val="1471"/>
          <w:ins w:id="1836" w:author="PHẠM ĐÌNH ANH VŨ" w:date="2019-06-30T22:49:00Z"/>
        </w:trPr>
        <w:tc>
          <w:tcPr>
            <w:tcW w:w="3246" w:type="dxa"/>
          </w:tcPr>
          <w:p w14:paraId="0B495ACC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37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38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82D0DD7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39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40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378C0C2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41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42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KiemTonDau(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A87892D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43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44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KiemTonCuoi(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CA64DC0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45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46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TinhPhatSinh(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301A6BF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47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48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2166F216" w14:textId="77777777" w:rsidR="002C2F51" w:rsidRPr="00B21A55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849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850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5E389039" w14:textId="77777777" w:rsidR="003C7F91" w:rsidRDefault="003C7F91" w:rsidP="003C7F91">
      <w:pPr>
        <w:spacing w:after="0"/>
        <w:ind w:left="-450"/>
        <w:rPr>
          <w:ins w:id="185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B01BC7D" w14:textId="77777777" w:rsidR="003C7F91" w:rsidRDefault="003C7F91" w:rsidP="003C7F91">
      <w:pPr>
        <w:spacing w:after="0"/>
        <w:ind w:left="-450"/>
        <w:rPr>
          <w:ins w:id="185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CA8E2D2" w14:textId="77777777" w:rsidR="003C7F91" w:rsidRDefault="003C7F91" w:rsidP="003C7F91">
      <w:pPr>
        <w:spacing w:after="0"/>
        <w:ind w:left="-450"/>
        <w:rPr>
          <w:ins w:id="185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6128336" w14:textId="77777777" w:rsidR="003C7F91" w:rsidRDefault="003C7F91" w:rsidP="003C7F91">
      <w:pPr>
        <w:spacing w:after="0"/>
        <w:ind w:left="-450"/>
        <w:rPr>
          <w:ins w:id="1854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Y="156"/>
        <w:tblW w:w="0" w:type="auto"/>
        <w:tblLook w:val="04A0" w:firstRow="1" w:lastRow="0" w:firstColumn="1" w:lastColumn="0" w:noHBand="0" w:noVBand="1"/>
      </w:tblPr>
      <w:tblGrid>
        <w:gridCol w:w="3114"/>
      </w:tblGrid>
      <w:tr w:rsidR="002C2F51" w14:paraId="228CA91D" w14:textId="77777777" w:rsidTr="002C2F51">
        <w:trPr>
          <w:trHeight w:val="103"/>
          <w:ins w:id="1855" w:author="PHẠM ĐÌNH ANH VŨ" w:date="2019-06-30T22:49:00Z"/>
        </w:trPr>
        <w:tc>
          <w:tcPr>
            <w:tcW w:w="3114" w:type="dxa"/>
          </w:tcPr>
          <w:p w14:paraId="5C2C1774" w14:textId="77777777" w:rsidR="002C2F51" w:rsidRDefault="002C2F51" w:rsidP="002C2F51">
            <w:pPr>
              <w:jc w:val="center"/>
              <w:rPr>
                <w:ins w:id="185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5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2C2F51" w14:paraId="0EC625EB" w14:textId="77777777" w:rsidTr="002C2F51">
        <w:trPr>
          <w:trHeight w:val="215"/>
          <w:ins w:id="1858" w:author="PHẠM ĐÌNH ANH VŨ" w:date="2019-06-30T22:49:00Z"/>
        </w:trPr>
        <w:tc>
          <w:tcPr>
            <w:tcW w:w="3114" w:type="dxa"/>
          </w:tcPr>
          <w:p w14:paraId="09408D90" w14:textId="77777777" w:rsidR="002C2F51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859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60" w:author="PHẠM ĐÌNH ANH VŨ" w:date="2019-06-30T22:49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C83807E" w14:textId="77777777" w:rsidR="002C2F51" w:rsidRPr="00FD1F45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861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62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  <w:p w14:paraId="2BE51793" w14:textId="77777777" w:rsidR="002C2F51" w:rsidRPr="00FD1F45" w:rsidRDefault="002C2F51" w:rsidP="002C2F51">
            <w:pPr>
              <w:rPr>
                <w:ins w:id="1863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2F51" w14:paraId="143E5C24" w14:textId="77777777" w:rsidTr="002C2F51">
        <w:trPr>
          <w:trHeight w:val="656"/>
          <w:ins w:id="1864" w:author="PHẠM ĐÌNH ANH VŨ" w:date="2019-06-30T22:49:00Z"/>
        </w:trPr>
        <w:tc>
          <w:tcPr>
            <w:tcW w:w="3114" w:type="dxa"/>
          </w:tcPr>
          <w:p w14:paraId="62A94EBC" w14:textId="77777777" w:rsidR="002C2F51" w:rsidRPr="00B21A55" w:rsidRDefault="002C2F51" w:rsidP="002C2F51">
            <w:pPr>
              <w:pStyle w:val="oancuaDanhsach"/>
              <w:rPr>
                <w:ins w:id="1865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LiBang"/>
        <w:tblpPr w:leftFromText="180" w:rightFromText="180" w:vertAnchor="text" w:horzAnchor="page" w:tblpX="8656" w:tblpY="-69"/>
        <w:tblW w:w="0" w:type="auto"/>
        <w:tblLook w:val="04A0" w:firstRow="1" w:lastRow="0" w:firstColumn="1" w:lastColumn="0" w:noHBand="0" w:noVBand="1"/>
      </w:tblPr>
      <w:tblGrid>
        <w:gridCol w:w="2864"/>
      </w:tblGrid>
      <w:tr w:rsidR="002C2F51" w14:paraId="440EC95A" w14:textId="77777777" w:rsidTr="002C2F51">
        <w:trPr>
          <w:trHeight w:val="121"/>
          <w:ins w:id="1866" w:author="PHẠM ĐÌNH ANH VŨ" w:date="2019-06-30T22:49:00Z"/>
        </w:trPr>
        <w:tc>
          <w:tcPr>
            <w:tcW w:w="2864" w:type="dxa"/>
          </w:tcPr>
          <w:p w14:paraId="35EF9AB4" w14:textId="77777777" w:rsidR="002C2F51" w:rsidRDefault="002C2F51" w:rsidP="002C2F51">
            <w:pPr>
              <w:jc w:val="center"/>
              <w:rPr>
                <w:ins w:id="1867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68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hóa đơn</w:t>
              </w:r>
            </w:ins>
          </w:p>
        </w:tc>
      </w:tr>
      <w:tr w:rsidR="002C2F51" w14:paraId="5B2C5629" w14:textId="77777777" w:rsidTr="002C2F51">
        <w:trPr>
          <w:trHeight w:val="253"/>
          <w:ins w:id="1869" w:author="PHẠM ĐÌNH ANH VŨ" w:date="2019-06-30T22:49:00Z"/>
        </w:trPr>
        <w:tc>
          <w:tcPr>
            <w:tcW w:w="2864" w:type="dxa"/>
          </w:tcPr>
          <w:p w14:paraId="064F52FF" w14:textId="77777777" w:rsidR="002C2F51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870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71" w:author="PHẠM ĐÌNH ANH VŨ" w:date="2019-06-30T22:49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2C2FB730" w14:textId="77777777" w:rsidR="002C2F51" w:rsidRPr="00FD1F45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872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873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  <w:p w14:paraId="3D9368E8" w14:textId="77777777" w:rsidR="002C2F51" w:rsidRPr="00FD1F45" w:rsidRDefault="002C2F51" w:rsidP="002C2F51">
            <w:pPr>
              <w:rPr>
                <w:ins w:id="187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2F51" w14:paraId="3EA08381" w14:textId="77777777" w:rsidTr="002C2F51">
        <w:trPr>
          <w:trHeight w:val="771"/>
          <w:ins w:id="1875" w:author="PHẠM ĐÌNH ANH VŨ" w:date="2019-06-30T22:49:00Z"/>
        </w:trPr>
        <w:tc>
          <w:tcPr>
            <w:tcW w:w="2864" w:type="dxa"/>
          </w:tcPr>
          <w:p w14:paraId="4EF2407B" w14:textId="77777777" w:rsidR="002C2F51" w:rsidRPr="00B21A55" w:rsidRDefault="002C2F51" w:rsidP="002C2F51">
            <w:pPr>
              <w:pStyle w:val="oancuaDanhsach"/>
              <w:rPr>
                <w:ins w:id="187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4057D5" w14:textId="77777777" w:rsidR="003C7F91" w:rsidRDefault="003C7F91" w:rsidP="003C7F91">
      <w:pPr>
        <w:spacing w:after="0"/>
        <w:ind w:left="-450"/>
        <w:rPr>
          <w:ins w:id="187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76361C" w14:textId="77777777" w:rsidR="003C7F91" w:rsidRDefault="003C7F91" w:rsidP="003C7F91">
      <w:pPr>
        <w:spacing w:after="0"/>
        <w:ind w:left="-450"/>
        <w:rPr>
          <w:ins w:id="187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C069EB2" w14:textId="77777777" w:rsidR="003C7F91" w:rsidRDefault="003C7F91" w:rsidP="003C7F91">
      <w:pPr>
        <w:spacing w:after="0"/>
        <w:ind w:left="-450"/>
        <w:rPr>
          <w:ins w:id="187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502FA4B" w14:textId="77777777" w:rsidR="003C7F91" w:rsidRDefault="003C7F91" w:rsidP="003C7F91">
      <w:pPr>
        <w:spacing w:after="0"/>
        <w:ind w:left="-450"/>
        <w:rPr>
          <w:ins w:id="188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E48CAD0" w14:textId="77777777" w:rsidR="003C7F91" w:rsidRDefault="003C7F91" w:rsidP="003C7F91">
      <w:pPr>
        <w:spacing w:after="0"/>
        <w:ind w:left="-450"/>
        <w:rPr>
          <w:ins w:id="188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99976E9" w14:textId="77777777" w:rsidR="003C7F91" w:rsidRDefault="003C7F91" w:rsidP="003C7F91">
      <w:pPr>
        <w:spacing w:after="0"/>
        <w:ind w:left="-450"/>
        <w:rPr>
          <w:ins w:id="188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2F56282" w14:textId="77777777" w:rsidR="003C7F91" w:rsidRDefault="003C7F91" w:rsidP="003C7F91">
      <w:pPr>
        <w:rPr>
          <w:ins w:id="188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AD0E420" w14:textId="77777777" w:rsidR="003C7F91" w:rsidRPr="00F72514" w:rsidRDefault="003C7F91" w:rsidP="003C7F91">
      <w:pPr>
        <w:rPr>
          <w:ins w:id="188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885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lastRenderedPageBreak/>
          <w:tab/>
        </w:r>
      </w:ins>
    </w:p>
    <w:p w14:paraId="46C13FED" w14:textId="77777777" w:rsidR="003C7F91" w:rsidRDefault="003C7F91" w:rsidP="003C7F91">
      <w:pPr>
        <w:rPr>
          <w:ins w:id="188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EB0828B" w14:textId="77777777" w:rsidR="003C7F91" w:rsidRDefault="003C7F91" w:rsidP="003C7F91">
      <w:pPr>
        <w:rPr>
          <w:ins w:id="188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2BF3FE4" w14:textId="77777777" w:rsidR="001539E4" w:rsidRDefault="001539E4" w:rsidP="003C7F91">
      <w:pPr>
        <w:rPr>
          <w:ins w:id="1888" w:author="PHẠM ĐÌNH ANH VŨ" w:date="2019-06-10T23:24:00Z"/>
          <w:rFonts w:ascii="Times New Roman" w:hAnsi="Times New Roman" w:cs="Times New Roman"/>
          <w:b/>
          <w:sz w:val="26"/>
          <w:szCs w:val="26"/>
        </w:rPr>
      </w:pPr>
    </w:p>
    <w:p w14:paraId="248CD1C9" w14:textId="52EDAAD3" w:rsidR="003C7F91" w:rsidRDefault="003C7F91" w:rsidP="003C7F91">
      <w:pPr>
        <w:rPr>
          <w:ins w:id="1889" w:author="PHẠM ĐÌNH ANH VŨ" w:date="2019-06-10T23:24:00Z"/>
          <w:rFonts w:ascii="Times New Roman" w:hAnsi="Times New Roman" w:cs="Times New Roman"/>
          <w:b/>
          <w:sz w:val="26"/>
          <w:szCs w:val="26"/>
        </w:rPr>
      </w:pPr>
      <w:ins w:id="1890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VII.Báo cáo công nợ:</w:t>
        </w:r>
      </w:ins>
    </w:p>
    <w:p w14:paraId="7E7F3CFE" w14:textId="5A931A95" w:rsidR="001539E4" w:rsidRDefault="001539E4" w:rsidP="003C7F91">
      <w:pPr>
        <w:rPr>
          <w:ins w:id="189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892" w:author="PHẠM ĐÌNH ANH VŨ" w:date="2019-06-10T23:24:00Z">
        <w:r>
          <w:rPr>
            <w:noProof/>
          </w:rPr>
          <w:drawing>
            <wp:inline distT="0" distB="0" distL="0" distR="0" wp14:anchorId="586F9BB2" wp14:editId="4CB4E623">
              <wp:extent cx="5524500" cy="1485900"/>
              <wp:effectExtent l="0" t="0" r="0" b="0"/>
              <wp:docPr id="102" name="Hình ảnh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24500" cy="1485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58C3D7" w14:textId="77777777" w:rsidR="003C7F91" w:rsidRDefault="003C7F91" w:rsidP="003C7F91">
      <w:pPr>
        <w:spacing w:after="0"/>
        <w:ind w:left="-450"/>
        <w:rPr>
          <w:ins w:id="189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89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6D5DF54E" w14:textId="77777777" w:rsidR="003C7F91" w:rsidRDefault="003C7F91" w:rsidP="003C7F91">
      <w:pPr>
        <w:rPr>
          <w:ins w:id="189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898A83F" w14:textId="77777777" w:rsidR="003C7F91" w:rsidRDefault="003C7F91" w:rsidP="003C7F91">
      <w:pPr>
        <w:rPr>
          <w:ins w:id="189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897" w:author="PHẠM ĐÌNH ANH VŨ" w:date="2019-06-09T21:57:00Z">
        <w:r>
          <w:rPr>
            <w:noProof/>
          </w:rPr>
          <w:drawing>
            <wp:inline distT="0" distB="0" distL="0" distR="0" wp14:anchorId="7043F3C1" wp14:editId="79EB388D">
              <wp:extent cx="5731510" cy="3392805"/>
              <wp:effectExtent l="0" t="0" r="2540" b="0"/>
              <wp:docPr id="85" name="Hình ảnh 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92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7B5CEB" w14:textId="77777777" w:rsidR="003C7F91" w:rsidRDefault="003C7F91" w:rsidP="003C7F91">
      <w:pPr>
        <w:pStyle w:val="oancuaDanhsach"/>
        <w:spacing w:after="0"/>
        <w:ind w:left="-90"/>
        <w:rPr>
          <w:ins w:id="189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89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4EA869A7" w14:textId="77777777" w:rsidR="003C7F91" w:rsidRPr="00F31993" w:rsidRDefault="003C7F91" w:rsidP="003C7F91">
      <w:pPr>
        <w:pStyle w:val="oancuaDanhsach"/>
        <w:numPr>
          <w:ilvl w:val="0"/>
          <w:numId w:val="13"/>
        </w:numPr>
        <w:spacing w:after="0"/>
        <w:rPr>
          <w:ins w:id="190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01" w:author="PHẠM ĐÌNH ANH VŨ" w:date="2019-06-09T21:57:00Z">
        <w:r w:rsidRPr="00F31993">
          <w:rPr>
            <w:rFonts w:ascii="Times New Roman" w:hAnsi="Times New Roman" w:cs="Times New Roman"/>
            <w:noProof/>
            <w:sz w:val="26"/>
            <w:szCs w:val="26"/>
          </w:rPr>
          <w:t xml:space="preserve">D1: Tháng, Tên </w:t>
        </w:r>
        <w:r>
          <w:rPr>
            <w:rFonts w:ascii="Times New Roman" w:hAnsi="Times New Roman" w:cs="Times New Roman"/>
            <w:noProof/>
            <w:sz w:val="26"/>
            <w:szCs w:val="26"/>
          </w:rPr>
          <w:t>Khách hàng</w:t>
        </w:r>
        <w:r w:rsidRPr="00F31993">
          <w:rPr>
            <w:rFonts w:ascii="Times New Roman" w:hAnsi="Times New Roman" w:cs="Times New Roman"/>
            <w:noProof/>
            <w:sz w:val="26"/>
            <w:szCs w:val="26"/>
          </w:rPr>
          <w:t xml:space="preserve">, </w:t>
        </w:r>
        <w:r>
          <w:rPr>
            <w:rFonts w:ascii="Times New Roman" w:hAnsi="Times New Roman" w:cs="Times New Roman"/>
            <w:noProof/>
            <w:sz w:val="26"/>
            <w:szCs w:val="26"/>
          </w:rPr>
          <w:t>Nợ đầu, Nợ cuối, Phát sinh</w:t>
        </w:r>
      </w:ins>
    </w:p>
    <w:p w14:paraId="2DEA140B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90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03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080FC4D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90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05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D3: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khách hàng,</w:t>
        </w:r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Số tiền thu, Thông tin phiếu thu tiền</w:t>
        </w:r>
      </w:ins>
    </w:p>
    <w:p w14:paraId="5FFE18BB" w14:textId="77777777" w:rsidR="003C7F91" w:rsidRPr="00216AB5" w:rsidRDefault="003C7F91" w:rsidP="003C7F91">
      <w:pPr>
        <w:pStyle w:val="oancuaDanhsach"/>
        <w:numPr>
          <w:ilvl w:val="0"/>
          <w:numId w:val="13"/>
        </w:numPr>
        <w:spacing w:after="0"/>
        <w:rPr>
          <w:ins w:id="190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07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3207AE7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90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0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>D5: D4</w:t>
        </w:r>
      </w:ins>
    </w:p>
    <w:p w14:paraId="6BBD516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91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1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58E93A34" w14:textId="77777777" w:rsidR="003C7F91" w:rsidRPr="00AF3125" w:rsidRDefault="003C7F91" w:rsidP="003C7F91">
      <w:pPr>
        <w:spacing w:after="0"/>
        <w:rPr>
          <w:ins w:id="191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13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066ACFE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91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15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293574">
          <w:rPr>
            <w:rFonts w:ascii="Times New Roman" w:hAnsi="Times New Roman" w:cs="Times New Roman"/>
            <w:noProof/>
            <w:sz w:val="26"/>
            <w:szCs w:val="26"/>
          </w:rPr>
          <w:t>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4AB6CA2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91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1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B2: Đọc D3 từ bộ nhớ phụ</w:t>
        </w:r>
      </w:ins>
    </w:p>
    <w:p w14:paraId="61760FF6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91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19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B3: Kiếm tra </w:t>
        </w:r>
        <w:r>
          <w:rPr>
            <w:rFonts w:ascii="Times New Roman" w:hAnsi="Times New Roman" w:cs="Times New Roman"/>
            <w:noProof/>
            <w:sz w:val="26"/>
            <w:szCs w:val="26"/>
          </w:rPr>
          <w:t>nợ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đầu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 từ </w:t>
        </w:r>
        <w:r>
          <w:rPr>
            <w:rFonts w:ascii="Times New Roman" w:hAnsi="Times New Roman" w:cs="Times New Roman"/>
            <w:noProof/>
            <w:sz w:val="26"/>
            <w:szCs w:val="26"/>
          </w:rPr>
          <w:t>khách hàng</w:t>
        </w:r>
      </w:ins>
    </w:p>
    <w:p w14:paraId="094F2963" w14:textId="77777777" w:rsidR="003C7F91" w:rsidRPr="00645B12" w:rsidRDefault="003C7F91" w:rsidP="003C7F91">
      <w:pPr>
        <w:pStyle w:val="oancuaDanhsach"/>
        <w:numPr>
          <w:ilvl w:val="0"/>
          <w:numId w:val="14"/>
        </w:numPr>
        <w:spacing w:after="0"/>
        <w:rPr>
          <w:ins w:id="192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21" w:author="PHẠM ĐÌNH ANH VŨ" w:date="2019-06-09T21:57:00Z">
        <w:r w:rsidRPr="00645B12">
          <w:rPr>
            <w:rFonts w:ascii="Times New Roman" w:hAnsi="Times New Roman" w:cs="Times New Roman"/>
            <w:noProof/>
            <w:sz w:val="26"/>
            <w:szCs w:val="26"/>
          </w:rPr>
          <w:t>B4: Kiểm tra phát sinh từ phiếu thu ti</w:t>
        </w:r>
        <w:r>
          <w:rPr>
            <w:rFonts w:ascii="Times New Roman" w:hAnsi="Times New Roman" w:cs="Times New Roman"/>
            <w:noProof/>
            <w:sz w:val="26"/>
            <w:szCs w:val="26"/>
          </w:rPr>
          <w:t>ền</w:t>
        </w:r>
      </w:ins>
    </w:p>
    <w:p w14:paraId="3CF36659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92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2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B5: Tính nợ cuối</w:t>
        </w:r>
      </w:ins>
    </w:p>
    <w:p w14:paraId="60AA44B0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92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25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6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7F1A0467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92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27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2427D5E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92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2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2746141A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93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931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67DF5B9" w14:textId="77777777" w:rsidR="003C7F91" w:rsidRDefault="003C7F91" w:rsidP="003C7F91">
      <w:pPr>
        <w:rPr>
          <w:ins w:id="193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D88991C" w14:textId="77777777" w:rsidR="00443186" w:rsidRDefault="00443186" w:rsidP="003C7F91">
      <w:pPr>
        <w:rPr>
          <w:ins w:id="1933" w:author="PHẠM ĐÌNH ANH VŨ" w:date="2019-06-09T22:08:00Z"/>
          <w:rFonts w:ascii="Times New Roman" w:hAnsi="Times New Roman" w:cs="Times New Roman"/>
          <w:sz w:val="26"/>
          <w:szCs w:val="26"/>
        </w:rPr>
      </w:pPr>
    </w:p>
    <w:p w14:paraId="47A6487D" w14:textId="77777777" w:rsidR="00443186" w:rsidRDefault="00443186" w:rsidP="003C7F91">
      <w:pPr>
        <w:rPr>
          <w:ins w:id="1934" w:author="PHẠM ĐÌNH ANH VŨ" w:date="2019-06-09T22:08:00Z"/>
          <w:rFonts w:ascii="Times New Roman" w:hAnsi="Times New Roman" w:cs="Times New Roman"/>
          <w:sz w:val="26"/>
          <w:szCs w:val="26"/>
        </w:rPr>
      </w:pPr>
    </w:p>
    <w:p w14:paraId="69489099" w14:textId="3C669D1D" w:rsidR="003C7F91" w:rsidRPr="00AF3125" w:rsidRDefault="003C7F91" w:rsidP="003C7F91">
      <w:pPr>
        <w:rPr>
          <w:ins w:id="1935" w:author="PHẠM ĐÌNH ANH VŨ" w:date="2019-06-09T21:57:00Z"/>
          <w:rFonts w:ascii="Times New Roman" w:hAnsi="Times New Roman" w:cs="Times New Roman"/>
          <w:sz w:val="26"/>
          <w:szCs w:val="26"/>
        </w:rPr>
      </w:pPr>
      <w:ins w:id="1936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8112" behindDoc="0" locked="0" layoutInCell="1" allowOverlap="1" wp14:anchorId="4FE5851D" wp14:editId="3330882C">
                  <wp:simplePos x="0" y="0"/>
                  <wp:positionH relativeFrom="column">
                    <wp:posOffset>3411027</wp:posOffset>
                  </wp:positionH>
                  <wp:positionV relativeFrom="paragraph">
                    <wp:posOffset>129374</wp:posOffset>
                  </wp:positionV>
                  <wp:extent cx="930302" cy="890546"/>
                  <wp:effectExtent l="0" t="0" r="22225" b="24130"/>
                  <wp:wrapNone/>
                  <wp:docPr id="94" name="Hình Bầu dục 9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30302" cy="89054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998F99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4FE5851D" id="Hình Bầu dục 94" o:spid="_x0000_s1085" style="position:absolute;margin-left:268.6pt;margin-top:10.2pt;width:73.25pt;height:70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2D998F99" w14:textId="77777777" w:rsidR="00446C19" w:rsidRDefault="00446C19" w:rsidP="003C7F91">
                        <w:pPr>
                          <w:jc w:val="center"/>
                        </w:pPr>
                        <w:r>
                          <w:t>Tên khách hàng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Pr="00AF3125">
          <w:rPr>
            <w:rFonts w:ascii="Times New Roman" w:hAnsi="Times New Roman" w:cs="Times New Roman"/>
            <w:sz w:val="26"/>
            <w:szCs w:val="26"/>
          </w:rPr>
          <w:t>2.Mô hình hoá dữ liệu (ERD):</w:t>
        </w:r>
      </w:ins>
    </w:p>
    <w:p w14:paraId="1FE027FC" w14:textId="77777777" w:rsidR="003C7F91" w:rsidRDefault="003C7F91" w:rsidP="003C7F91">
      <w:pPr>
        <w:jc w:val="center"/>
        <w:rPr>
          <w:ins w:id="1937" w:author="PHẠM ĐÌNH ANH VŨ" w:date="2019-06-09T21:57:00Z"/>
        </w:rPr>
      </w:pPr>
      <w:ins w:id="1938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0160" behindDoc="0" locked="0" layoutInCell="1" allowOverlap="1" wp14:anchorId="67E4C345" wp14:editId="4E240C40">
                  <wp:simplePos x="0" y="0"/>
                  <wp:positionH relativeFrom="column">
                    <wp:posOffset>-238539</wp:posOffset>
                  </wp:positionH>
                  <wp:positionV relativeFrom="paragraph">
                    <wp:posOffset>188153</wp:posOffset>
                  </wp:positionV>
                  <wp:extent cx="850265" cy="890546"/>
                  <wp:effectExtent l="0" t="0" r="26035" b="24130"/>
                  <wp:wrapNone/>
                  <wp:docPr id="87" name="Hình Bầu dục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265" cy="89054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F0483F" w14:textId="77777777" w:rsidR="00446C19" w:rsidRDefault="00446C19" w:rsidP="003C7F91">
                              <w:r>
                                <w:t>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67E4C345" id="Hình Bầu dục 87" o:spid="_x0000_s1086" style="position:absolute;left:0;text-align:left;margin-left:-18.8pt;margin-top:14.8pt;width:66.95pt;height:70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21F0483F" w14:textId="77777777" w:rsidR="00446C19" w:rsidRDefault="00446C19" w:rsidP="003C7F91">
                        <w:r>
                          <w:t>Tên khách hàng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1184" behindDoc="0" locked="0" layoutInCell="1" allowOverlap="1" wp14:anchorId="57F6D973" wp14:editId="340107B1">
                  <wp:simplePos x="0" y="0"/>
                  <wp:positionH relativeFrom="column">
                    <wp:posOffset>2219877</wp:posOffset>
                  </wp:positionH>
                  <wp:positionV relativeFrom="paragraph">
                    <wp:posOffset>4445</wp:posOffset>
                  </wp:positionV>
                  <wp:extent cx="850789" cy="691764"/>
                  <wp:effectExtent l="0" t="0" r="26035" b="13335"/>
                  <wp:wrapNone/>
                  <wp:docPr id="86" name="Hình Bầu dục 8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6A6E21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7F6D973" id="Hình Bầu dục 86" o:spid="_x0000_s1087" style="position:absolute;left:0;text-align:left;margin-left:174.8pt;margin-top:.35pt;width:67pt;height:54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" fillcolor="#5b9bd5 [3204]" strokecolor="#1f4d78 [1604]" strokeweight="1pt">
                  <v:stroke joinstyle="miter"/>
                  <v:textbox>
                    <w:txbxContent>
                      <w:p w14:paraId="026A6E21" w14:textId="77777777" w:rsidR="00446C19" w:rsidRDefault="00446C19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756A9F52" w14:textId="77777777" w:rsidR="003C7F91" w:rsidRDefault="003C7F91" w:rsidP="003C7F91">
      <w:pPr>
        <w:rPr>
          <w:ins w:id="1939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940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9136" behindDoc="0" locked="0" layoutInCell="1" allowOverlap="1" wp14:anchorId="2690CEE5" wp14:editId="5C20B71F">
                  <wp:simplePos x="0" y="0"/>
                  <wp:positionH relativeFrom="page">
                    <wp:posOffset>6457950</wp:posOffset>
                  </wp:positionH>
                  <wp:positionV relativeFrom="paragraph">
                    <wp:posOffset>104775</wp:posOffset>
                  </wp:positionV>
                  <wp:extent cx="1033669" cy="516835"/>
                  <wp:effectExtent l="0" t="0" r="14605" b="17145"/>
                  <wp:wrapNone/>
                  <wp:docPr id="96" name="Hình Bầu dục 9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33669" cy="5168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E90BA2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690CEE5" id="Hình Bầu dục 96" o:spid="_x0000_s1088" style="position:absolute;margin-left:508.5pt;margin-top:8.25pt;width:81.4pt;height:40.7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17E90BA2" w14:textId="77777777" w:rsidR="00446C19" w:rsidRDefault="00446C19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  <w10:wrap anchorx="page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7328" behindDoc="0" locked="0" layoutInCell="1" allowOverlap="1" wp14:anchorId="5960CF5C" wp14:editId="71FFD6DC">
                  <wp:simplePos x="0" y="0"/>
                  <wp:positionH relativeFrom="column">
                    <wp:posOffset>2162451</wp:posOffset>
                  </wp:positionH>
                  <wp:positionV relativeFrom="paragraph">
                    <wp:posOffset>713215</wp:posOffset>
                  </wp:positionV>
                  <wp:extent cx="421723" cy="238540"/>
                  <wp:effectExtent l="0" t="0" r="35560" b="28575"/>
                  <wp:wrapNone/>
                  <wp:docPr id="91" name="Đường nối Thẳng 9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21723" cy="238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209FA15" id="Đường nối Thẳng 91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56.15pt" to="203.4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6304" behindDoc="0" locked="0" layoutInCell="1" allowOverlap="1" wp14:anchorId="7EE298F9" wp14:editId="56138DC1">
                  <wp:simplePos x="0" y="0"/>
                  <wp:positionH relativeFrom="column">
                    <wp:posOffset>2472414</wp:posOffset>
                  </wp:positionH>
                  <wp:positionV relativeFrom="paragraph">
                    <wp:posOffset>720697</wp:posOffset>
                  </wp:positionV>
                  <wp:extent cx="1105231" cy="604299"/>
                  <wp:effectExtent l="19050" t="19050" r="38100" b="43815"/>
                  <wp:wrapNone/>
                  <wp:docPr id="92" name="Hình thoi 9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5231" cy="6042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31329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thuộc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EE298F9" id="Hình thoi 92" o:spid="_x0000_s1089" type="#_x0000_t4" style="position:absolute;margin-left:194.7pt;margin-top:56.75pt;width:87.05pt;height:4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" fillcolor="#5b9bd5 [3204]" strokecolor="#1f4d78 [1604]" strokeweight="1pt">
                  <v:textbox>
                    <w:txbxContent>
                      <w:p w14:paraId="00631329" w14:textId="77777777" w:rsidR="00446C19" w:rsidRDefault="00446C19" w:rsidP="003C7F91">
                        <w:pPr>
                          <w:jc w:val="center"/>
                        </w:pPr>
                        <w:r>
                          <w:t>thuộc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5280" behindDoc="0" locked="0" layoutInCell="1" allowOverlap="1" wp14:anchorId="47320459" wp14:editId="64DD9F00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426968</wp:posOffset>
                  </wp:positionV>
                  <wp:extent cx="333955" cy="174543"/>
                  <wp:effectExtent l="0" t="0" r="28575" b="35560"/>
                  <wp:wrapNone/>
                  <wp:docPr id="97" name="Đường nối Thẳng 9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333955" cy="1745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9304B1" id="Đường nối Thẳng 97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33.6pt" to="443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4256" behindDoc="0" locked="0" layoutInCell="1" allowOverlap="1" wp14:anchorId="2529A695" wp14:editId="49E864F7">
                  <wp:simplePos x="0" y="0"/>
                  <wp:positionH relativeFrom="column">
                    <wp:posOffset>4174435</wp:posOffset>
                  </wp:positionH>
                  <wp:positionV relativeFrom="paragraph">
                    <wp:posOffset>196381</wp:posOffset>
                  </wp:positionV>
                  <wp:extent cx="333955" cy="405516"/>
                  <wp:effectExtent l="0" t="0" r="28575" b="33020"/>
                  <wp:wrapNone/>
                  <wp:docPr id="98" name="Đường nối Thẳng 9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3955" cy="405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BB3411" id="Đường nối Thẳng 98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7pt,15.45pt" to="35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3232" behindDoc="0" locked="0" layoutInCell="1" allowOverlap="1" wp14:anchorId="73763277" wp14:editId="187AFE29">
                  <wp:simplePos x="0" y="0"/>
                  <wp:positionH relativeFrom="column">
                    <wp:posOffset>2138901</wp:posOffset>
                  </wp:positionH>
                  <wp:positionV relativeFrom="paragraph">
                    <wp:posOffset>283845</wp:posOffset>
                  </wp:positionV>
                  <wp:extent cx="182880" cy="79513"/>
                  <wp:effectExtent l="0" t="0" r="26670" b="34925"/>
                  <wp:wrapNone/>
                  <wp:docPr id="99" name="Đường nối Thẳng 9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2880" cy="795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1320C0F" id="Đường nối Thẳng 99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pt,22.35pt" to="182.8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2208" behindDoc="0" locked="0" layoutInCell="1" allowOverlap="1" wp14:anchorId="41753958" wp14:editId="4925C5A0">
                  <wp:simplePos x="0" y="0"/>
                  <wp:positionH relativeFrom="column">
                    <wp:posOffset>611726</wp:posOffset>
                  </wp:positionH>
                  <wp:positionV relativeFrom="paragraph">
                    <wp:posOffset>244088</wp:posOffset>
                  </wp:positionV>
                  <wp:extent cx="286771" cy="95416"/>
                  <wp:effectExtent l="0" t="0" r="37465" b="19050"/>
                  <wp:wrapNone/>
                  <wp:docPr id="100" name="Đường nối Thẳng 10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6771" cy="95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DE8D401" id="Đường nối Thẳng 100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.2pt" to="70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6064" behindDoc="0" locked="0" layoutInCell="1" allowOverlap="1" wp14:anchorId="491B711A" wp14:editId="3CCED474">
                  <wp:simplePos x="0" y="0"/>
                  <wp:positionH relativeFrom="column">
                    <wp:posOffset>889911</wp:posOffset>
                  </wp:positionH>
                  <wp:positionV relativeFrom="paragraph">
                    <wp:posOffset>354386</wp:posOffset>
                  </wp:positionV>
                  <wp:extent cx="1272209" cy="381662"/>
                  <wp:effectExtent l="0" t="0" r="23495" b="18415"/>
                  <wp:wrapNone/>
                  <wp:docPr id="101" name="Hình chữ nhật 10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48C24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Phiếu thu tiền</w:t>
                              </w:r>
                            </w:p>
                            <w:p w14:paraId="29C121AA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1B711A" id="Hình chữ nhật 101" o:spid="_x0000_s1090" style="position:absolute;margin-left:70.05pt;margin-top:27.9pt;width:100.15pt;height:30.0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" fillcolor="#5b9bd5 [3204]" strokecolor="#1f4d78 [1604]" strokeweight="1pt">
                  <v:textbox>
                    <w:txbxContent>
                      <w:p w14:paraId="5D448C24" w14:textId="77777777" w:rsidR="00446C19" w:rsidRDefault="00446C19" w:rsidP="003C7F91">
                        <w:pPr>
                          <w:jc w:val="center"/>
                        </w:pPr>
                        <w:r>
                          <w:t>Phiếu thu tiền</w:t>
                        </w:r>
                      </w:p>
                      <w:p w14:paraId="29C121AA" w14:textId="77777777" w:rsidR="00446C19" w:rsidRDefault="00446C19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166F1683" w14:textId="77777777" w:rsidR="003C7F91" w:rsidRDefault="003C7F91" w:rsidP="003C7F91">
      <w:pPr>
        <w:rPr>
          <w:ins w:id="194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BF4DAC" w14:textId="77777777" w:rsidR="003C7F91" w:rsidRDefault="003C7F91" w:rsidP="003C7F91">
      <w:pPr>
        <w:rPr>
          <w:ins w:id="1942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943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8352" behindDoc="0" locked="0" layoutInCell="1" allowOverlap="1" wp14:anchorId="65B93018" wp14:editId="0C76ED47">
                  <wp:simplePos x="0" y="0"/>
                  <wp:positionH relativeFrom="column">
                    <wp:posOffset>3562184</wp:posOffset>
                  </wp:positionH>
                  <wp:positionV relativeFrom="paragraph">
                    <wp:posOffset>108614</wp:posOffset>
                  </wp:positionV>
                  <wp:extent cx="667910" cy="278268"/>
                  <wp:effectExtent l="0" t="0" r="18415" b="26670"/>
                  <wp:wrapNone/>
                  <wp:docPr id="90" name="Đường nối Thẳng 9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67910" cy="2782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F12725A" id="Đường nối Thẳng 90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5pt,8.55pt" to="333.1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7088" behindDoc="0" locked="0" layoutInCell="1" allowOverlap="1" wp14:anchorId="49796721" wp14:editId="51762884">
                  <wp:simplePos x="0" y="0"/>
                  <wp:positionH relativeFrom="column">
                    <wp:posOffset>4189095</wp:posOffset>
                  </wp:positionH>
                  <wp:positionV relativeFrom="paragraph">
                    <wp:posOffset>3479</wp:posOffset>
                  </wp:positionV>
                  <wp:extent cx="1152635" cy="373684"/>
                  <wp:effectExtent l="0" t="0" r="28575" b="26670"/>
                  <wp:wrapNone/>
                  <wp:docPr id="104" name="Hình chữ nhật 10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52635" cy="373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68688C" w14:textId="77777777" w:rsidR="00446C19" w:rsidRDefault="00446C19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  <w:p w14:paraId="607F8C83" w14:textId="77777777" w:rsidR="00446C19" w:rsidRDefault="00446C19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796721" id="Hình chữ nhật 104" o:spid="_x0000_s1091" style="position:absolute;margin-left:329.85pt;margin-top:.25pt;width:90.75pt;height:29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" fillcolor="#5b9bd5 [3204]" strokecolor="#1f4d78 [1604]" strokeweight="1pt">
                  <v:textbox>
                    <w:txbxContent>
                      <w:p w14:paraId="2068688C" w14:textId="77777777" w:rsidR="00446C19" w:rsidRDefault="00446C19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  <w:p w14:paraId="607F8C83" w14:textId="77777777" w:rsidR="00446C19" w:rsidRDefault="00446C19" w:rsidP="003C7F91"/>
                    </w:txbxContent>
                  </v:textbox>
                </v:rect>
              </w:pict>
            </mc:Fallback>
          </mc:AlternateContent>
        </w:r>
      </w:ins>
    </w:p>
    <w:p w14:paraId="4C138E29" w14:textId="77777777" w:rsidR="003C7F91" w:rsidRDefault="003C7F91" w:rsidP="003C7F91">
      <w:pPr>
        <w:rPr>
          <w:ins w:id="194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5418A18" w14:textId="77777777" w:rsidR="003C7F91" w:rsidRDefault="003C7F91" w:rsidP="003C7F91">
      <w:pPr>
        <w:rPr>
          <w:ins w:id="194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5B9455" w14:textId="77777777" w:rsidR="003C7F91" w:rsidRDefault="003C7F91" w:rsidP="003C7F91">
      <w:pPr>
        <w:spacing w:after="0"/>
        <w:ind w:left="-450"/>
        <w:rPr>
          <w:ins w:id="1946" w:author="PHẠM ĐÌNH ANH VŨ" w:date="2019-06-09T21:57:00Z"/>
          <w:rFonts w:ascii="Times New Roman" w:hAnsi="Times New Roman" w:cs="Times New Roman"/>
          <w:sz w:val="26"/>
          <w:szCs w:val="26"/>
        </w:rPr>
      </w:pPr>
      <w:ins w:id="1947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page" w:tblpX="2481" w:tblpY="228"/>
        <w:tblW w:w="0" w:type="auto"/>
        <w:tblLook w:val="04A0" w:firstRow="1" w:lastRow="0" w:firstColumn="1" w:lastColumn="0" w:noHBand="0" w:noVBand="1"/>
      </w:tblPr>
      <w:tblGrid>
        <w:gridCol w:w="3275"/>
      </w:tblGrid>
      <w:tr w:rsidR="00A728B0" w14:paraId="72C8E7FC" w14:textId="77777777" w:rsidTr="00A728B0">
        <w:trPr>
          <w:trHeight w:val="232"/>
          <w:ins w:id="1948" w:author="PHẠM ĐÌNH ANH VŨ" w:date="2019-07-01T12:40:00Z"/>
        </w:trPr>
        <w:tc>
          <w:tcPr>
            <w:tcW w:w="3275" w:type="dxa"/>
          </w:tcPr>
          <w:p w14:paraId="30F2EF09" w14:textId="77777777" w:rsidR="00A728B0" w:rsidRDefault="00A728B0" w:rsidP="00A728B0">
            <w:pPr>
              <w:jc w:val="center"/>
              <w:rPr>
                <w:ins w:id="1949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950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A728B0" w14:paraId="4C1E48A2" w14:textId="77777777" w:rsidTr="00A728B0">
        <w:trPr>
          <w:trHeight w:val="483"/>
          <w:ins w:id="1951" w:author="PHẠM ĐÌNH ANH VŨ" w:date="2019-07-01T12:40:00Z"/>
        </w:trPr>
        <w:tc>
          <w:tcPr>
            <w:tcW w:w="3275" w:type="dxa"/>
          </w:tcPr>
          <w:p w14:paraId="2078A5D6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52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953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khách hàng</w:t>
              </w:r>
            </w:ins>
          </w:p>
          <w:p w14:paraId="4F7EBCD0" w14:textId="77777777" w:rsidR="00A728B0" w:rsidRPr="00FD1F4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54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955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A728B0" w14:paraId="7A06C205" w14:textId="77777777" w:rsidTr="00A728B0">
        <w:trPr>
          <w:trHeight w:val="1471"/>
          <w:ins w:id="1956" w:author="PHẠM ĐÌNH ANH VŨ" w:date="2019-07-01T12:40:00Z"/>
        </w:trPr>
        <w:tc>
          <w:tcPr>
            <w:tcW w:w="3275" w:type="dxa"/>
          </w:tcPr>
          <w:p w14:paraId="40D55D39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57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58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4661C89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59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60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C61A2E3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61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62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KiemTraTiềnNoDau(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8B2C69D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63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64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KiemTraPhatSinh(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D7A6174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65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966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TinhTienNoCuoi</w:t>
              </w:r>
            </w:ins>
          </w:p>
          <w:p w14:paraId="5AF9990C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67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68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34714F94" w14:textId="77777777" w:rsidR="00A728B0" w:rsidRPr="00B21A5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69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70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tbl>
      <w:tblPr>
        <w:tblStyle w:val="LiBang"/>
        <w:tblpPr w:leftFromText="180" w:rightFromText="180" w:vertAnchor="text" w:horzAnchor="page" w:tblpX="6761" w:tblpY="228"/>
        <w:tblW w:w="0" w:type="auto"/>
        <w:tblLook w:val="04A0" w:firstRow="1" w:lastRow="0" w:firstColumn="1" w:lastColumn="0" w:noHBand="0" w:noVBand="1"/>
      </w:tblPr>
      <w:tblGrid>
        <w:gridCol w:w="3275"/>
      </w:tblGrid>
      <w:tr w:rsidR="00A728B0" w14:paraId="65B07B22" w14:textId="77777777" w:rsidTr="00A728B0">
        <w:trPr>
          <w:trHeight w:val="232"/>
          <w:ins w:id="1971" w:author="PHẠM ĐÌNH ANH VŨ" w:date="2019-07-01T12:40:00Z"/>
        </w:trPr>
        <w:tc>
          <w:tcPr>
            <w:tcW w:w="3275" w:type="dxa"/>
          </w:tcPr>
          <w:p w14:paraId="42F254EA" w14:textId="72B8D519" w:rsidR="00A728B0" w:rsidRDefault="00A728B0" w:rsidP="00A728B0">
            <w:pPr>
              <w:jc w:val="center"/>
              <w:rPr>
                <w:ins w:id="1972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973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Phiếu </w:t>
              </w:r>
            </w:ins>
            <w:ins w:id="1974" w:author="PHẠM ĐÌNH ANH VŨ" w:date="2019-07-01T12:41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thu tiền</w:t>
              </w:r>
            </w:ins>
          </w:p>
        </w:tc>
      </w:tr>
      <w:tr w:rsidR="00A728B0" w14:paraId="4EF74F17" w14:textId="77777777" w:rsidTr="00A728B0">
        <w:trPr>
          <w:trHeight w:val="483"/>
          <w:ins w:id="1975" w:author="PHẠM ĐÌNH ANH VŨ" w:date="2019-07-01T12:40:00Z"/>
        </w:trPr>
        <w:tc>
          <w:tcPr>
            <w:tcW w:w="3275" w:type="dxa"/>
          </w:tcPr>
          <w:p w14:paraId="3E70B74B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76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977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khách hàng</w:t>
              </w:r>
            </w:ins>
          </w:p>
          <w:p w14:paraId="0534A053" w14:textId="3CAA013C" w:rsidR="00A728B0" w:rsidRPr="00FD1F4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78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ins w:id="1979" w:author="PHẠM ĐÌNH ANH VŨ" w:date="2019-07-01T12:41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tiền thu</w:t>
              </w:r>
            </w:ins>
          </w:p>
        </w:tc>
      </w:tr>
      <w:tr w:rsidR="00A728B0" w14:paraId="403B3334" w14:textId="77777777" w:rsidTr="00A728B0">
        <w:trPr>
          <w:trHeight w:val="1471"/>
          <w:ins w:id="1980" w:author="PHẠM ĐÌNH ANH VŨ" w:date="2019-07-01T12:40:00Z"/>
        </w:trPr>
        <w:tc>
          <w:tcPr>
            <w:tcW w:w="3275" w:type="dxa"/>
          </w:tcPr>
          <w:p w14:paraId="00A21561" w14:textId="77777777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81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82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F0C93DF" w14:textId="7B7C17FD" w:rsidR="00A728B0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83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84" w:author="PHẠM ĐÌNH ANH VŨ" w:date="2019-07-01T12:41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</w:t>
              </w:r>
            </w:ins>
            <w:ins w:id="1985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1091B0E0" w14:textId="77777777" w:rsidR="00A728B0" w:rsidRPr="00B21A55" w:rsidRDefault="00A728B0" w:rsidP="00A728B0">
            <w:pPr>
              <w:pStyle w:val="oancuaDanhsach"/>
              <w:numPr>
                <w:ilvl w:val="0"/>
                <w:numId w:val="12"/>
              </w:numPr>
              <w:rPr>
                <w:ins w:id="1986" w:author="PHẠM ĐÌNH ANH VŨ" w:date="2019-07-01T12:40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987" w:author="PHẠM ĐÌNH ANH VŨ" w:date="2019-07-01T12:40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7A566401" w14:textId="77777777" w:rsidR="003C7F91" w:rsidRDefault="003C7F91" w:rsidP="003C7F91">
      <w:pPr>
        <w:spacing w:after="0"/>
        <w:ind w:left="-450"/>
        <w:rPr>
          <w:ins w:id="198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2DEAB71" w14:textId="77777777" w:rsidR="003C7F91" w:rsidRDefault="003C7F91" w:rsidP="003C7F91">
      <w:pPr>
        <w:rPr>
          <w:ins w:id="1989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990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5363D65B" w14:textId="77777777" w:rsidR="003C7F91" w:rsidRDefault="003C7F91" w:rsidP="003C7F91">
      <w:pPr>
        <w:rPr>
          <w:ins w:id="199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82345C3" w14:textId="77777777" w:rsidR="003C7F91" w:rsidRDefault="003C7F91" w:rsidP="003C7F91">
      <w:pPr>
        <w:rPr>
          <w:ins w:id="199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C38287A" w14:textId="77777777" w:rsidR="003C7F91" w:rsidRDefault="003C7F91" w:rsidP="003C7F91">
      <w:pPr>
        <w:rPr>
          <w:ins w:id="199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175939B" w14:textId="77777777" w:rsidR="003C7F91" w:rsidRDefault="003C7F91" w:rsidP="003C7F91">
      <w:pPr>
        <w:rPr>
          <w:ins w:id="199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6AC7F7F" w14:textId="77777777" w:rsidR="003C7F91" w:rsidRDefault="003C7F91" w:rsidP="003C7F91">
      <w:pPr>
        <w:rPr>
          <w:ins w:id="199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2A3EAFA" w14:textId="77777777" w:rsidR="003C7F91" w:rsidRDefault="003C7F91" w:rsidP="003C7F91">
      <w:pPr>
        <w:rPr>
          <w:ins w:id="199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C7909C8" w14:textId="77777777" w:rsidR="003C7F91" w:rsidRDefault="003C7F91" w:rsidP="003C7F91">
      <w:pPr>
        <w:rPr>
          <w:ins w:id="199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A78FE3E" w14:textId="77777777" w:rsidR="003C7F91" w:rsidRPr="00F72514" w:rsidRDefault="003C7F91" w:rsidP="003C7F91">
      <w:pPr>
        <w:rPr>
          <w:ins w:id="199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BDEA87D" w14:textId="77777777" w:rsidR="003C7F91" w:rsidRPr="007E56BA" w:rsidRDefault="003C7F91">
      <w:pPr>
        <w:pPrChange w:id="1999" w:author="PHẠM ĐÌNH ANH VŨ" w:date="2019-07-01T12:42:00Z">
          <w:pPr>
            <w:pStyle w:val="oancuaDanhsach"/>
            <w:numPr>
              <w:numId w:val="3"/>
            </w:numPr>
            <w:ind w:hanging="360"/>
          </w:pPr>
        </w:pPrChange>
      </w:pPr>
    </w:p>
    <w:p w14:paraId="5FF16E1D" w14:textId="77777777" w:rsidR="00443186" w:rsidRDefault="00443186" w:rsidP="007E56BA">
      <w:pPr>
        <w:rPr>
          <w:ins w:id="2000" w:author="PHẠM ĐÌNH ANH VŨ" w:date="2019-06-09T22:08:00Z"/>
          <w:b/>
        </w:rPr>
      </w:pPr>
    </w:p>
    <w:p w14:paraId="24E1A1A6" w14:textId="77777777" w:rsidR="00443186" w:rsidRDefault="00443186" w:rsidP="007E56BA">
      <w:pPr>
        <w:rPr>
          <w:ins w:id="2001" w:author="PHẠM ĐÌNH ANH VŨ" w:date="2019-06-09T22:08:00Z"/>
          <w:b/>
        </w:rPr>
      </w:pPr>
    </w:p>
    <w:p w14:paraId="375C2FA7" w14:textId="77777777" w:rsidR="00443186" w:rsidRDefault="00443186" w:rsidP="007E56BA">
      <w:pPr>
        <w:rPr>
          <w:ins w:id="2002" w:author="PHẠM ĐÌNH ANH VŨ" w:date="2019-06-09T22:08:00Z"/>
          <w:b/>
        </w:rPr>
      </w:pPr>
    </w:p>
    <w:p w14:paraId="3C3F91D3" w14:textId="7F032981" w:rsidR="007E56BA" w:rsidRDefault="007E56BA" w:rsidP="007E56BA">
      <w:pPr>
        <w:rPr>
          <w:b/>
        </w:rPr>
      </w:pPr>
      <w:r>
        <w:rPr>
          <w:b/>
        </w:rPr>
        <w:t>Chương 3: Thiết kế</w:t>
      </w:r>
    </w:p>
    <w:p w14:paraId="44FBD731" w14:textId="77777777" w:rsidR="008967CF" w:rsidRDefault="008967CF" w:rsidP="008967CF">
      <w:pPr>
        <w:pStyle w:val="oancuaDanhsach"/>
        <w:numPr>
          <w:ilvl w:val="0"/>
          <w:numId w:val="4"/>
        </w:numPr>
        <w:rPr>
          <w:ins w:id="2003" w:author="Hoan Nguyễn Công" w:date="2019-03-26T07:52:00Z"/>
        </w:rPr>
      </w:pPr>
      <w:ins w:id="2004" w:author="Hoan Nguyễn Công" w:date="2019-03-26T07:52:00Z">
        <w:r w:rsidRPr="007E56BA">
          <w:t>Thiết kế kiến trúc</w:t>
        </w:r>
      </w:ins>
    </w:p>
    <w:p w14:paraId="0C7B399D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2005" w:author="Hoan Nguyễn Công" w:date="2019-03-26T07:52:00Z"/>
        </w:rPr>
      </w:pPr>
      <w:ins w:id="2006" w:author="Hoan Nguyễn Công" w:date="2019-03-26T07:52:00Z">
        <w:r>
          <w:t>Mô hỉnh tổng thể kiến trúc</w:t>
        </w:r>
      </w:ins>
    </w:p>
    <w:p w14:paraId="6E5DE219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2007" w:author="Hoan Nguyễn Công" w:date="2019-03-26T07:52:00Z"/>
        </w:rPr>
      </w:pPr>
      <w:ins w:id="2008" w:author="Hoan Nguyễn Công" w:date="2019-03-26T07:52:00Z">
        <w:r>
          <w:t xml:space="preserve"> Danh sách các componet/Package</w:t>
        </w:r>
      </w:ins>
    </w:p>
    <w:p w14:paraId="22B7BD6A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2009" w:author="Hoan Nguyễn Công" w:date="2019-03-26T07:52:00Z"/>
        </w:rPr>
      </w:pPr>
      <w:ins w:id="2010" w:author="Hoan Nguyễn Công" w:date="2019-03-26T07:52:00Z">
        <w:r>
          <w:t xml:space="preserve"> Giải thích tương tác/giao tiếp giữa các components</w:t>
        </w:r>
      </w:ins>
    </w:p>
    <w:p w14:paraId="61C7B1C6" w14:textId="4D3D1BCB" w:rsidR="008967CF" w:rsidRDefault="008967CF">
      <w:pPr>
        <w:pStyle w:val="oancuaDanhsach"/>
        <w:numPr>
          <w:ilvl w:val="0"/>
          <w:numId w:val="4"/>
        </w:numPr>
        <w:rPr>
          <w:ins w:id="2011" w:author="Phạm Khoa" w:date="2019-06-29T22:12:00Z"/>
        </w:rPr>
      </w:pPr>
      <w:ins w:id="2012" w:author="Hoan Nguyễn Công" w:date="2019-03-26T07:52:00Z">
        <w:r>
          <w:t>Thiết kế lớp – Sơ đồ lớp ở mức thiết kế</w:t>
        </w:r>
      </w:ins>
    </w:p>
    <w:p w14:paraId="3C600DD8" w14:textId="16943CDE" w:rsidR="0025324A" w:rsidRDefault="0025324A">
      <w:pPr>
        <w:rPr>
          <w:ins w:id="2013" w:author="Phạm Khoa" w:date="2019-06-29T22:12:00Z"/>
        </w:rPr>
        <w:pPrChange w:id="2014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4FEFC685" w14:textId="3C9FCD29" w:rsidR="0025324A" w:rsidRDefault="0025324A">
      <w:pPr>
        <w:rPr>
          <w:ins w:id="2015" w:author="Phạm Khoa" w:date="2019-06-29T22:12:00Z"/>
        </w:rPr>
        <w:pPrChange w:id="2016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598E6680" w14:textId="46FF16B7" w:rsidR="0025324A" w:rsidRDefault="0025324A">
      <w:pPr>
        <w:rPr>
          <w:ins w:id="2017" w:author="Phạm Khoa" w:date="2019-06-29T22:12:00Z"/>
        </w:rPr>
        <w:pPrChange w:id="2018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431738A1" w14:textId="6CE463A2" w:rsidR="0025324A" w:rsidRDefault="0025324A">
      <w:pPr>
        <w:rPr>
          <w:ins w:id="2019" w:author="Phạm Khoa" w:date="2019-06-29T22:12:00Z"/>
        </w:rPr>
        <w:pPrChange w:id="2020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0CF3451" w14:textId="7816C1A4" w:rsidR="0025324A" w:rsidRDefault="0025324A">
      <w:pPr>
        <w:rPr>
          <w:ins w:id="2021" w:author="Phạm Khoa" w:date="2019-06-29T22:12:00Z"/>
        </w:rPr>
        <w:pPrChange w:id="2022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C0FB5F4" w14:textId="21C41168" w:rsidR="0025324A" w:rsidRDefault="0025324A">
      <w:pPr>
        <w:rPr>
          <w:ins w:id="2023" w:author="Phạm Khoa" w:date="2019-06-29T22:12:00Z"/>
        </w:rPr>
        <w:pPrChange w:id="2024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9DC8C5C" w14:textId="1D018D80" w:rsidR="0025324A" w:rsidRDefault="0025324A">
      <w:pPr>
        <w:rPr>
          <w:ins w:id="2025" w:author="Phạm Khoa" w:date="2019-06-29T22:12:00Z"/>
        </w:rPr>
        <w:pPrChange w:id="2026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5F9E2683" w14:textId="51386693" w:rsidR="0025324A" w:rsidRDefault="0025324A">
      <w:pPr>
        <w:rPr>
          <w:ins w:id="2027" w:author="Phạm Khoa" w:date="2019-06-29T22:12:00Z"/>
        </w:rPr>
        <w:pPrChange w:id="2028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BC40052" w14:textId="294D51B6" w:rsidR="0025324A" w:rsidRDefault="0025324A">
      <w:pPr>
        <w:rPr>
          <w:ins w:id="2029" w:author="Phạm Khoa" w:date="2019-06-29T22:12:00Z"/>
        </w:rPr>
        <w:pPrChange w:id="2030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64479C7" w14:textId="77777777" w:rsidR="0025324A" w:rsidRDefault="0025324A">
      <w:pPr>
        <w:rPr>
          <w:ins w:id="2031" w:author="Hoan Nguyễn Công" w:date="2019-03-26T07:52:00Z"/>
        </w:rPr>
        <w:pPrChange w:id="2032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DCE12CC" w14:textId="56CF178F" w:rsidR="007E56BA" w:rsidRDefault="007E56BA" w:rsidP="007E56BA">
      <w:pPr>
        <w:pStyle w:val="oancuaDanhsach"/>
        <w:numPr>
          <w:ilvl w:val="0"/>
          <w:numId w:val="4"/>
        </w:numPr>
      </w:pPr>
      <w:r w:rsidRPr="007E56BA">
        <w:t>Thiết kế giao diện</w:t>
      </w:r>
    </w:p>
    <w:p w14:paraId="68E0E5D3" w14:textId="032A2BB1" w:rsidR="00863D73" w:rsidRDefault="00863D73" w:rsidP="00863D73">
      <w:pPr>
        <w:pStyle w:val="oancuaDanhsach"/>
        <w:numPr>
          <w:ilvl w:val="1"/>
          <w:numId w:val="4"/>
        </w:numPr>
        <w:rPr>
          <w:ins w:id="2033" w:author="Phạm Khoa" w:date="2019-06-29T22:12:00Z"/>
        </w:rPr>
      </w:pPr>
      <w:r>
        <w:t>Sơ đồ liên kết màn hình</w:t>
      </w:r>
    </w:p>
    <w:p w14:paraId="03DAD735" w14:textId="5C0085C8" w:rsidR="0025324A" w:rsidRDefault="0025324A">
      <w:pPr>
        <w:pStyle w:val="oancuaDanhsach"/>
        <w:ind w:left="1080"/>
        <w:rPr>
          <w:ins w:id="2034" w:author="Phạm Khoa" w:date="2019-06-29T22:12:00Z"/>
        </w:rPr>
        <w:pPrChange w:id="2035" w:author="Phạm Khoa" w:date="2019-06-29T22:1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36" w:author="Phạm Khoa" w:date="2019-06-29T22:12:00Z">
        <w:r>
          <w:rPr>
            <w:noProof/>
          </w:rPr>
          <w:lastRenderedPageBreak/>
          <w:drawing>
            <wp:inline distT="0" distB="0" distL="0" distR="0" wp14:anchorId="36511C18" wp14:editId="60AFA440">
              <wp:extent cx="4676775" cy="3286125"/>
              <wp:effectExtent l="0" t="0" r="9525" b="9525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6775" cy="3286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19363B" w14:textId="245E31AB" w:rsidR="0025324A" w:rsidRDefault="0025324A">
      <w:pPr>
        <w:pStyle w:val="oancuaDanhsach"/>
        <w:ind w:left="450"/>
        <w:jc w:val="center"/>
        <w:rPr>
          <w:ins w:id="2037" w:author="Phạm Khoa" w:date="2019-06-29T22:14:00Z"/>
          <w:i/>
        </w:rPr>
        <w:pPrChange w:id="2038" w:author="Phạm Khoa" w:date="2019-06-29T22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39" w:author="Phạm Khoa" w:date="2019-06-29T22:12:00Z">
        <w:r>
          <w:rPr>
            <w:i/>
          </w:rPr>
          <w:t>Màn hình đăng nhập</w:t>
        </w:r>
      </w:ins>
    </w:p>
    <w:p w14:paraId="4CA4216C" w14:textId="77777777" w:rsidR="00D13875" w:rsidRDefault="00D13875">
      <w:pPr>
        <w:pStyle w:val="oancuaDanhsach"/>
        <w:ind w:left="1080"/>
        <w:jc w:val="center"/>
        <w:rPr>
          <w:ins w:id="2040" w:author="Phạm Khoa" w:date="2019-06-29T22:13:00Z"/>
          <w:i/>
        </w:rPr>
        <w:pPrChange w:id="2041" w:author="Phạm Khoa" w:date="2019-06-29T22:1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D52511" w14:textId="6A30B96E" w:rsidR="0025324A" w:rsidRDefault="0025324A">
      <w:pPr>
        <w:pStyle w:val="oancuaDanhsach"/>
        <w:ind w:left="360"/>
        <w:jc w:val="center"/>
        <w:rPr>
          <w:ins w:id="2042" w:author="Phạm Khoa" w:date="2019-06-29T22:13:00Z"/>
          <w:i/>
        </w:rPr>
        <w:pPrChange w:id="2043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44" w:author="Phạm Khoa" w:date="2019-06-29T22:13:00Z">
        <w:r>
          <w:rPr>
            <w:noProof/>
          </w:rPr>
          <w:drawing>
            <wp:inline distT="0" distB="0" distL="0" distR="0" wp14:anchorId="618D3FB7" wp14:editId="460626F3">
              <wp:extent cx="5051198" cy="3735512"/>
              <wp:effectExtent l="0" t="0" r="0" b="0"/>
              <wp:docPr id="117" name="Picture 1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57313" cy="37400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468ED8" w14:textId="16F65ECF" w:rsidR="0025324A" w:rsidRDefault="0025324A">
      <w:pPr>
        <w:pStyle w:val="oancuaDanhsach"/>
        <w:ind w:left="360"/>
        <w:jc w:val="center"/>
        <w:rPr>
          <w:ins w:id="2045" w:author="Phạm Khoa" w:date="2019-06-29T22:15:00Z"/>
          <w:i/>
        </w:rPr>
        <w:pPrChange w:id="2046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47" w:author="Phạm Khoa" w:date="2019-06-29T22:13:00Z">
        <w:r>
          <w:rPr>
            <w:i/>
          </w:rPr>
          <w:t>Màn hình chính</w:t>
        </w:r>
      </w:ins>
    </w:p>
    <w:p w14:paraId="55BE5E0F" w14:textId="032B5613" w:rsidR="00D13875" w:rsidRPr="0025324A" w:rsidRDefault="00D13875">
      <w:pPr>
        <w:pStyle w:val="oancuaDanhsach"/>
        <w:ind w:left="360"/>
        <w:jc w:val="center"/>
        <w:rPr>
          <w:i/>
          <w:rPrChange w:id="2048" w:author="Phạm Khoa" w:date="2019-06-29T22:12:00Z">
            <w:rPr/>
          </w:rPrChange>
        </w:rPr>
        <w:pPrChange w:id="2049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ADB5FC" w14:textId="3091BB3E" w:rsidR="00863D73" w:rsidRDefault="00863D73" w:rsidP="00863D73">
      <w:pPr>
        <w:pStyle w:val="oancuaDanhsach"/>
        <w:numPr>
          <w:ilvl w:val="1"/>
          <w:numId w:val="4"/>
        </w:numPr>
        <w:rPr>
          <w:ins w:id="2050" w:author="Phạm Khoa" w:date="2019-06-29T22:15:00Z"/>
        </w:rPr>
      </w:pPr>
      <w:r>
        <w:t>Danh sách màn hình &amp; mô tả chức năng từng màn hình</w:t>
      </w:r>
    </w:p>
    <w:p w14:paraId="61C91709" w14:textId="4FD34ABA" w:rsidR="00D13875" w:rsidRDefault="00D13875">
      <w:pPr>
        <w:pStyle w:val="oancuaDanhsach"/>
        <w:ind w:left="1080"/>
        <w:rPr>
          <w:ins w:id="2051" w:author="Phạm Khoa" w:date="2019-06-29T22:15:00Z"/>
        </w:rPr>
        <w:pPrChange w:id="2052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53" w:author="Phạm Khoa" w:date="2019-06-29T22:18:00Z">
        <w:r>
          <w:t>*</w:t>
        </w:r>
      </w:ins>
      <w:ins w:id="2054" w:author="Phạm Khoa" w:date="2019-06-29T22:15:00Z">
        <w:r>
          <w:t>Danh sách màn hình:</w:t>
        </w:r>
      </w:ins>
    </w:p>
    <w:p w14:paraId="0E49960B" w14:textId="463C800C" w:rsidR="00D13875" w:rsidRDefault="00D13875">
      <w:pPr>
        <w:pStyle w:val="oancuaDanhsach"/>
        <w:ind w:left="1080"/>
        <w:rPr>
          <w:ins w:id="2055" w:author="Phạm Khoa" w:date="2019-06-29T22:15:00Z"/>
        </w:rPr>
        <w:pPrChange w:id="2056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57" w:author="Phạm Khoa" w:date="2019-06-29T22:15:00Z">
        <w:r>
          <w:lastRenderedPageBreak/>
          <w:tab/>
          <w:t xml:space="preserve">-Màn hình </w:t>
        </w:r>
      </w:ins>
      <w:ins w:id="2058" w:author="Phạm Khoa" w:date="2019-06-29T22:21:00Z">
        <w:r>
          <w:t>“</w:t>
        </w:r>
      </w:ins>
      <w:ins w:id="2059" w:author="Phạm Khoa" w:date="2019-06-29T22:15:00Z">
        <w:r>
          <w:t>Đăng nhập</w:t>
        </w:r>
      </w:ins>
      <w:ins w:id="2060" w:author="Phạm Khoa" w:date="2019-06-29T22:22:00Z">
        <w:r>
          <w:t>”</w:t>
        </w:r>
      </w:ins>
    </w:p>
    <w:p w14:paraId="1B985CA9" w14:textId="19E24B45" w:rsidR="00D13875" w:rsidRDefault="00D13875">
      <w:pPr>
        <w:pStyle w:val="oancuaDanhsach"/>
        <w:ind w:left="1080"/>
        <w:rPr>
          <w:ins w:id="2061" w:author="Phạm Khoa" w:date="2019-06-29T22:16:00Z"/>
        </w:rPr>
        <w:pPrChange w:id="2062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63" w:author="Phạm Khoa" w:date="2019-06-29T22:16:00Z">
        <w:r>
          <w:tab/>
          <w:t xml:space="preserve">-Màn hình </w:t>
        </w:r>
      </w:ins>
      <w:ins w:id="2064" w:author="Phạm Khoa" w:date="2019-06-29T22:17:00Z">
        <w:r>
          <w:t>“</w:t>
        </w:r>
      </w:ins>
      <w:ins w:id="2065" w:author="Phạm Khoa" w:date="2019-06-29T22:16:00Z">
        <w:r>
          <w:t>Hóa đơn</w:t>
        </w:r>
      </w:ins>
      <w:ins w:id="2066" w:author="Phạm Khoa" w:date="2019-06-29T22:17:00Z">
        <w:r>
          <w:t>”</w:t>
        </w:r>
      </w:ins>
    </w:p>
    <w:p w14:paraId="07D60082" w14:textId="7B10016A" w:rsidR="00D13875" w:rsidRDefault="00D13875">
      <w:pPr>
        <w:pStyle w:val="oancuaDanhsach"/>
        <w:ind w:left="1080" w:firstLine="360"/>
        <w:rPr>
          <w:ins w:id="2067" w:author="Phạm Khoa" w:date="2019-06-29T22:16:00Z"/>
        </w:rPr>
        <w:pPrChange w:id="2068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69" w:author="Phạm Khoa" w:date="2019-06-29T22:16:00Z">
        <w:r>
          <w:t xml:space="preserve">-Màn hình </w:t>
        </w:r>
      </w:ins>
      <w:ins w:id="2070" w:author="Phạm Khoa" w:date="2019-06-29T22:17:00Z">
        <w:r>
          <w:t>“Tìm sách”</w:t>
        </w:r>
      </w:ins>
    </w:p>
    <w:p w14:paraId="52D06D9D" w14:textId="29841ED7" w:rsidR="00D13875" w:rsidRDefault="00D13875">
      <w:pPr>
        <w:pStyle w:val="oancuaDanhsach"/>
        <w:ind w:left="1080" w:firstLine="360"/>
        <w:rPr>
          <w:ins w:id="2071" w:author="Phạm Khoa" w:date="2019-06-29T22:16:00Z"/>
        </w:rPr>
        <w:pPrChange w:id="2072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73" w:author="Phạm Khoa" w:date="2019-06-29T22:16:00Z">
        <w:r>
          <w:t xml:space="preserve">-Màn hình </w:t>
        </w:r>
      </w:ins>
      <w:ins w:id="2074" w:author="Phạm Khoa" w:date="2019-06-29T22:17:00Z">
        <w:r>
          <w:t>“Nhập sách”</w:t>
        </w:r>
      </w:ins>
    </w:p>
    <w:p w14:paraId="4699CFBD" w14:textId="6991AEF7" w:rsidR="00D13875" w:rsidRDefault="00D13875">
      <w:pPr>
        <w:pStyle w:val="oancuaDanhsach"/>
        <w:ind w:left="1080" w:firstLine="360"/>
        <w:rPr>
          <w:ins w:id="2075" w:author="Phạm Khoa" w:date="2019-06-29T22:16:00Z"/>
        </w:rPr>
        <w:pPrChange w:id="2076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77" w:author="Phạm Khoa" w:date="2019-06-29T22:16:00Z">
        <w:r>
          <w:t xml:space="preserve">-Màn hình </w:t>
        </w:r>
      </w:ins>
      <w:ins w:id="2078" w:author="Phạm Khoa" w:date="2019-06-29T22:17:00Z">
        <w:r>
          <w:t>“Khách hàng”</w:t>
        </w:r>
      </w:ins>
    </w:p>
    <w:p w14:paraId="3E729D42" w14:textId="32962521" w:rsidR="00D13875" w:rsidRDefault="00D13875">
      <w:pPr>
        <w:pStyle w:val="oancuaDanhsach"/>
        <w:ind w:left="1080" w:firstLine="360"/>
        <w:rPr>
          <w:ins w:id="2079" w:author="Phạm Khoa" w:date="2019-06-29T22:16:00Z"/>
        </w:rPr>
        <w:pPrChange w:id="2080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81" w:author="Phạm Khoa" w:date="2019-06-29T22:16:00Z">
        <w:r>
          <w:t xml:space="preserve">-Màn hình </w:t>
        </w:r>
      </w:ins>
      <w:ins w:id="2082" w:author="Phạm Khoa" w:date="2019-06-29T22:17:00Z">
        <w:r>
          <w:t>“Báo cáo tháng”</w:t>
        </w:r>
      </w:ins>
    </w:p>
    <w:p w14:paraId="096E2F4E" w14:textId="77E69350" w:rsidR="00D13875" w:rsidRDefault="00D13875">
      <w:pPr>
        <w:pStyle w:val="oancuaDanhsach"/>
        <w:ind w:left="1080" w:firstLine="360"/>
        <w:rPr>
          <w:ins w:id="2083" w:author="Phạm Khoa" w:date="2019-06-29T22:18:00Z"/>
        </w:rPr>
        <w:pPrChange w:id="2084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85" w:author="Phạm Khoa" w:date="2019-06-29T22:16:00Z">
        <w:r>
          <w:t xml:space="preserve">-Màn hình </w:t>
        </w:r>
      </w:ins>
      <w:ins w:id="2086" w:author="Phạm Khoa" w:date="2019-06-29T22:17:00Z">
        <w:r>
          <w:t>“</w:t>
        </w:r>
      </w:ins>
      <w:ins w:id="2087" w:author="Phạm Khoa" w:date="2019-06-29T22:18:00Z">
        <w:r>
          <w:t>Quy định</w:t>
        </w:r>
      </w:ins>
      <w:ins w:id="2088" w:author="Phạm Khoa" w:date="2019-06-29T22:17:00Z">
        <w:r>
          <w:t>”</w:t>
        </w:r>
      </w:ins>
    </w:p>
    <w:p w14:paraId="63AE6AC8" w14:textId="602A4926" w:rsidR="00D13875" w:rsidRDefault="00D13875">
      <w:pPr>
        <w:ind w:left="1080"/>
        <w:rPr>
          <w:ins w:id="2089" w:author="Phạm Khoa" w:date="2019-06-29T22:19:00Z"/>
        </w:rPr>
        <w:pPrChange w:id="2090" w:author="Phạm Khoa" w:date="2019-06-29T22:1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91" w:author="Phạm Khoa" w:date="2019-06-29T22:18:00Z">
        <w:r>
          <w:t>*Mô tả chức năng từng màn hình:</w:t>
        </w:r>
      </w:ins>
    </w:p>
    <w:p w14:paraId="1BDA8EA3" w14:textId="1A09186A" w:rsidR="00D13875" w:rsidRPr="00177A8D" w:rsidRDefault="00D13875">
      <w:pPr>
        <w:spacing w:after="0"/>
        <w:ind w:left="1080"/>
        <w:rPr>
          <w:ins w:id="2092" w:author="Phạm Khoa" w:date="2019-06-29T22:22:00Z"/>
        </w:rPr>
        <w:pPrChange w:id="2093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94" w:author="Phạm Khoa" w:date="2019-06-29T22:19:00Z">
        <w:r w:rsidRPr="00177A8D">
          <w:t>1) Màn hình “Đăng nhập”</w:t>
        </w:r>
      </w:ins>
      <w:ins w:id="2095" w:author="Phạm Khoa" w:date="2019-06-29T22:20:00Z">
        <w:r w:rsidRPr="00177A8D">
          <w:t>: Đăng nhập vào hệ thống để nâng cao tính bảo mật và an toàn cho phần mềm.</w:t>
        </w:r>
      </w:ins>
    </w:p>
    <w:p w14:paraId="69FA5BFE" w14:textId="7D7E3F28" w:rsidR="00D13875" w:rsidRPr="00177A8D" w:rsidRDefault="00D13875">
      <w:pPr>
        <w:spacing w:after="0"/>
        <w:ind w:left="1080"/>
        <w:rPr>
          <w:ins w:id="2096" w:author="Phạm Khoa" w:date="2019-06-29T22:25:00Z"/>
        </w:rPr>
        <w:pPrChange w:id="2097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98" w:author="Phạm Khoa" w:date="2019-06-29T22:22:00Z">
        <w:r w:rsidRPr="00177A8D">
          <w:t>2)</w:t>
        </w:r>
        <w:r w:rsidRPr="00177A8D">
          <w:rPr>
            <w:rPrChange w:id="2099" w:author="Phạm Khoa" w:date="2019-06-29T22:39:00Z">
              <w:rPr>
                <w:b/>
              </w:rPr>
            </w:rPrChange>
          </w:rPr>
          <w:t xml:space="preserve"> </w:t>
        </w:r>
        <w:r w:rsidRPr="00177A8D">
          <w:t xml:space="preserve">Màn hình “Hóa đơn”: </w:t>
        </w:r>
      </w:ins>
      <w:ins w:id="2100" w:author="Phạm Khoa" w:date="2019-06-29T22:25:00Z">
        <w:r w:rsidR="000C43EF" w:rsidRPr="00177A8D">
          <w:t>Lập Hóa đơn bán sách khi có khách hàng mua sách.</w:t>
        </w:r>
      </w:ins>
    </w:p>
    <w:p w14:paraId="6F49E840" w14:textId="64AE52A7" w:rsidR="000C43EF" w:rsidRPr="00177A8D" w:rsidRDefault="000C43EF">
      <w:pPr>
        <w:spacing w:after="0"/>
        <w:ind w:left="1080"/>
        <w:rPr>
          <w:ins w:id="2101" w:author="Phạm Khoa" w:date="2019-06-29T22:26:00Z"/>
        </w:rPr>
        <w:pPrChange w:id="2102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03" w:author="Phạm Khoa" w:date="2019-06-29T22:25:00Z">
        <w:r w:rsidRPr="00177A8D">
          <w:rPr>
            <w:rPrChange w:id="2104" w:author="Phạm Khoa" w:date="2019-06-29T22:39:00Z">
              <w:rPr>
                <w:b/>
              </w:rPr>
            </w:rPrChange>
          </w:rPr>
          <w:t>3)</w:t>
        </w:r>
        <w:r w:rsidRPr="00177A8D">
          <w:t xml:space="preserve"> Màn hình “Tìm sách”: Tra cứu sách </w:t>
        </w:r>
      </w:ins>
      <w:ins w:id="2105" w:author="Phạm Khoa" w:date="2019-06-29T22:26:00Z">
        <w:r w:rsidRPr="00177A8D">
          <w:t>trong kho.</w:t>
        </w:r>
      </w:ins>
    </w:p>
    <w:p w14:paraId="0EA5B90C" w14:textId="51AA00AF" w:rsidR="000C43EF" w:rsidRPr="00177A8D" w:rsidRDefault="000C43EF">
      <w:pPr>
        <w:spacing w:after="0"/>
        <w:ind w:left="1080"/>
        <w:rPr>
          <w:ins w:id="2106" w:author="Phạm Khoa" w:date="2019-06-29T22:27:00Z"/>
        </w:rPr>
        <w:pPrChange w:id="2107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08" w:author="Phạm Khoa" w:date="2019-06-29T22:26:00Z">
        <w:r w:rsidRPr="00177A8D">
          <w:rPr>
            <w:rPrChange w:id="2109" w:author="Phạm Khoa" w:date="2019-06-29T22:39:00Z">
              <w:rPr>
                <w:b/>
              </w:rPr>
            </w:rPrChange>
          </w:rPr>
          <w:t xml:space="preserve">4) </w:t>
        </w:r>
        <w:r w:rsidRPr="00177A8D">
          <w:t>Màn hình “Nhập sách”: Lập phiếu nhập sách.</w:t>
        </w:r>
      </w:ins>
    </w:p>
    <w:p w14:paraId="01E92B52" w14:textId="0BB04BA9" w:rsidR="000064E4" w:rsidRPr="00177A8D" w:rsidRDefault="000064E4">
      <w:pPr>
        <w:spacing w:after="0"/>
        <w:ind w:left="1080"/>
        <w:rPr>
          <w:ins w:id="2110" w:author="Phạm Khoa" w:date="2019-06-29T22:27:00Z"/>
        </w:rPr>
        <w:pPrChange w:id="2111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12" w:author="Phạm Khoa" w:date="2019-06-29T22:27:00Z">
        <w:r w:rsidRPr="00177A8D">
          <w:rPr>
            <w:rPrChange w:id="2113" w:author="Phạm Khoa" w:date="2019-06-29T22:39:00Z">
              <w:rPr>
                <w:b/>
              </w:rPr>
            </w:rPrChange>
          </w:rPr>
          <w:t>5)</w:t>
        </w:r>
        <w:r w:rsidRPr="00177A8D">
          <w:t xml:space="preserve"> Màn hình “Khách hàng”: Quản lý khách hàng, tra cứu khách hàng. Lập phiếu thu tiền.</w:t>
        </w:r>
      </w:ins>
    </w:p>
    <w:p w14:paraId="055342BA" w14:textId="699F9E80" w:rsidR="000064E4" w:rsidRPr="00177A8D" w:rsidRDefault="000064E4">
      <w:pPr>
        <w:spacing w:after="0"/>
        <w:ind w:left="1080"/>
        <w:rPr>
          <w:ins w:id="2114" w:author="Phạm Khoa" w:date="2019-06-29T22:28:00Z"/>
        </w:rPr>
        <w:pPrChange w:id="2115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16" w:author="Phạm Khoa" w:date="2019-06-29T22:28:00Z">
        <w:r w:rsidRPr="00177A8D">
          <w:rPr>
            <w:rPrChange w:id="2117" w:author="Phạm Khoa" w:date="2019-06-29T22:39:00Z">
              <w:rPr>
                <w:b/>
              </w:rPr>
            </w:rPrChange>
          </w:rPr>
          <w:t>6)</w:t>
        </w:r>
        <w:r w:rsidRPr="00177A8D">
          <w:t xml:space="preserve"> Màn hình “Báo cáo tháng”: Thống kê sách tồn cuối tháng, lập báo cáo tháng về sách và khách hàng.</w:t>
        </w:r>
      </w:ins>
    </w:p>
    <w:p w14:paraId="2B90789B" w14:textId="21534D77" w:rsidR="000064E4" w:rsidRPr="00177A8D" w:rsidRDefault="000064E4">
      <w:pPr>
        <w:spacing w:after="0"/>
        <w:ind w:left="1080"/>
        <w:rPr>
          <w:ins w:id="2118" w:author="Phạm Khoa" w:date="2019-06-29T22:20:00Z"/>
        </w:rPr>
        <w:pPrChange w:id="2119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20" w:author="Phạm Khoa" w:date="2019-06-29T22:29:00Z">
        <w:r w:rsidRPr="00177A8D">
          <w:rPr>
            <w:rPrChange w:id="2121" w:author="Phạm Khoa" w:date="2019-06-29T22:39:00Z">
              <w:rPr>
                <w:b/>
              </w:rPr>
            </w:rPrChange>
          </w:rPr>
          <w:t xml:space="preserve">7) </w:t>
        </w:r>
        <w:r w:rsidRPr="00177A8D">
          <w:t>Màn hình “Quy định”: Thiết lập, thay đổi các quy định trong về nhập, bán sách, khách hàng.</w:t>
        </w:r>
      </w:ins>
    </w:p>
    <w:p w14:paraId="710880FF" w14:textId="7C2FED17" w:rsidR="00D13875" w:rsidDel="00D13875" w:rsidRDefault="00D13875">
      <w:pPr>
        <w:ind w:left="1080"/>
        <w:rPr>
          <w:del w:id="2122" w:author="Phạm Khoa" w:date="2019-06-29T22:21:00Z"/>
        </w:rPr>
        <w:pPrChange w:id="2123" w:author="Phạm Khoa" w:date="2019-06-29T22:1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F0E918F" w14:textId="5A4891A1" w:rsidR="00863D73" w:rsidRDefault="00863D73" w:rsidP="00863D73">
      <w:pPr>
        <w:pStyle w:val="oancuaDanhsach"/>
        <w:numPr>
          <w:ilvl w:val="1"/>
          <w:numId w:val="4"/>
        </w:numPr>
        <w:rPr>
          <w:ins w:id="2124" w:author="Phạm Khoa" w:date="2019-06-29T22:31:00Z"/>
        </w:rPr>
      </w:pPr>
      <w:del w:id="2125" w:author="Phạm Khoa" w:date="2019-06-29T22:21:00Z">
        <w:r w:rsidDel="00D13875">
          <w:delText xml:space="preserve"> </w:delText>
        </w:r>
      </w:del>
      <w:r>
        <w:t>Mô tả xử lý</w:t>
      </w:r>
      <w:ins w:id="2126" w:author="Hoan Ng" w:date="2017-03-20T21:27:00Z">
        <w:r w:rsidR="00E62EE1">
          <w:t xml:space="preserve"> sự kiện</w:t>
        </w:r>
      </w:ins>
      <w:r>
        <w:t xml:space="preserve"> từng màn hình</w:t>
      </w:r>
    </w:p>
    <w:p w14:paraId="2D07B903" w14:textId="1E230D9D" w:rsidR="00A64FCD" w:rsidRPr="00177A8D" w:rsidRDefault="00177A8D">
      <w:pPr>
        <w:ind w:left="1080"/>
        <w:rPr>
          <w:ins w:id="2127" w:author="Phạm Khoa" w:date="2019-06-29T22:30:00Z"/>
        </w:rPr>
        <w:pPrChange w:id="2128" w:author="Phạm Khoa" w:date="2019-06-29T22:3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29" w:author="Phạm Khoa" w:date="2019-06-29T22:46:00Z">
        <w:r w:rsidRPr="00177A8D">
          <w:rPr>
            <w:noProof/>
          </w:rPr>
          <mc:AlternateContent>
            <mc:Choice Requires="wpg">
              <w:drawing>
                <wp:anchor distT="0" distB="0" distL="114300" distR="114300" simplePos="0" relativeHeight="251789312" behindDoc="0" locked="0" layoutInCell="1" allowOverlap="1" wp14:anchorId="5634BB4A" wp14:editId="55D28354">
                  <wp:simplePos x="0" y="0"/>
                  <wp:positionH relativeFrom="column">
                    <wp:posOffset>857913</wp:posOffset>
                  </wp:positionH>
                  <wp:positionV relativeFrom="paragraph">
                    <wp:posOffset>648059</wp:posOffset>
                  </wp:positionV>
                  <wp:extent cx="3077845" cy="2162175"/>
                  <wp:effectExtent l="0" t="0" r="8255" b="9525"/>
                  <wp:wrapTopAndBottom/>
                  <wp:docPr id="136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077845" cy="2162175"/>
                            <a:chOff x="0" y="0"/>
                            <a:chExt cx="3077845" cy="2162175"/>
                          </a:xfrm>
                        </wpg:grpSpPr>
                        <pic:pic xmlns:pic="http://schemas.openxmlformats.org/drawingml/2006/picture">
                          <pic:nvPicPr>
                            <pic:cNvPr id="137" name="Picture 137"/>
                            <pic:cNvPicPr/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77845" cy="21621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8" name="Straight Arrow Connector 138"/>
                          <wps:cNvCnPr/>
                          <wps:spPr>
                            <a:xfrm>
                              <a:off x="338773" y="1249362"/>
                              <a:ext cx="463550" cy="34924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Straight Arrow Connector 139"/>
                          <wps:cNvCnPr/>
                          <wps:spPr>
                            <a:xfrm flipH="1">
                              <a:off x="2262822" y="1423987"/>
                              <a:ext cx="590551" cy="17462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BD2A3E6" id="Group 9" o:spid="_x0000_s1026" style="position:absolute;margin-left:67.55pt;margin-top:51.05pt;width:242.35pt;height:170.25pt;z-index:251789312" coordsize="30778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7" o:spid="_x0000_s1027" type="#_x0000_t75" style="position:absolute;width:3077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">
                    <v:imagedata r:id="rId22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8" o:spid="_x0000_s1028" type="#_x0000_t32" style="position:absolute;left:3387;top:12493;width:4636;height:3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" strokecolor="red" strokeweight=".5pt">
                    <v:stroke endarrow="block" joinstyle="miter"/>
                  </v:shape>
                  <v:shape id="Straight Arrow Connector 139" o:spid="_x0000_s1029" type="#_x0000_t32" style="position:absolute;left:22628;top:14239;width:5905;height:17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" strokecolor="red" strokeweight=".5pt">
                    <v:stroke endarrow="block" joinstyle="miter"/>
                  </v:shape>
                  <w10:wrap type="topAndBottom"/>
                </v:group>
              </w:pict>
            </mc:Fallback>
          </mc:AlternateContent>
        </w:r>
      </w:ins>
      <w:ins w:id="2130" w:author="Phạm Khoa" w:date="2019-06-29T22:31:00Z">
        <w:r w:rsidR="00A64FCD" w:rsidRPr="00177A8D">
          <w:rPr>
            <w:rPrChange w:id="2131" w:author="Phạm Khoa" w:date="2019-06-29T22:39:00Z">
              <w:rPr>
                <w:b/>
              </w:rPr>
            </w:rPrChange>
          </w:rPr>
          <w:t>1)</w:t>
        </w:r>
        <w:r w:rsidR="00A64FCD" w:rsidRPr="00177A8D">
          <w:t xml:space="preserve"> Màn hình “Đăng nhập”:</w:t>
        </w:r>
      </w:ins>
      <w:ins w:id="2132" w:author="Phạm Khoa" w:date="2019-06-29T22:39:00Z">
        <w:r>
          <w:t xml:space="preserve"> Nhân v</w:t>
        </w:r>
      </w:ins>
      <w:ins w:id="2133" w:author="Phạm Khoa" w:date="2019-06-29T22:40:00Z">
        <w:r>
          <w:t xml:space="preserve">iên điền tên đăng nhập và mật khẩu (đã cấp trước đó), sau đó nhấn phím “Đăng nhập” </w:t>
        </w:r>
      </w:ins>
      <w:ins w:id="2134" w:author="Phạm Khoa" w:date="2019-06-29T22:41:00Z">
        <w:r>
          <w:t xml:space="preserve">hoặc “Enter” trên bàn phím </w:t>
        </w:r>
      </w:ins>
      <w:ins w:id="2135" w:author="Phạm Khoa" w:date="2019-06-29T22:40:00Z">
        <w:r>
          <w:t>thì sẽ login được vào màn hình chính. Nếu nhấn nút</w:t>
        </w:r>
      </w:ins>
      <w:ins w:id="2136" w:author="Phạm Khoa" w:date="2019-06-29T22:41:00Z">
        <w:r>
          <w:t xml:space="preserve"> “Thoát” thì tự động đóng phần mềm.</w:t>
        </w:r>
      </w:ins>
    </w:p>
    <w:p w14:paraId="7D77D817" w14:textId="77777777" w:rsidR="00177A8D" w:rsidRDefault="00177A8D">
      <w:pPr>
        <w:pStyle w:val="oancuaDanhsach"/>
        <w:rPr>
          <w:ins w:id="2137" w:author="Phạm Khoa" w:date="2019-06-29T22:46:00Z"/>
        </w:rPr>
        <w:pPrChange w:id="2138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D9BD498" w14:textId="77777777" w:rsidR="00177A8D" w:rsidRDefault="00177A8D">
      <w:pPr>
        <w:pStyle w:val="oancuaDanhsach"/>
        <w:rPr>
          <w:ins w:id="2139" w:author="Phạm Khoa" w:date="2019-06-29T22:48:00Z"/>
        </w:rPr>
        <w:pPrChange w:id="2140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4C1A4C8" w14:textId="77777777" w:rsidR="00177A8D" w:rsidRDefault="00177A8D">
      <w:pPr>
        <w:pStyle w:val="oancuaDanhsach"/>
        <w:rPr>
          <w:ins w:id="2141" w:author="Phạm Khoa" w:date="2019-06-29T22:48:00Z"/>
        </w:rPr>
        <w:pPrChange w:id="2142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1B0368E" w14:textId="77777777" w:rsidR="00177A8D" w:rsidRDefault="00177A8D">
      <w:pPr>
        <w:pStyle w:val="oancuaDanhsach"/>
        <w:rPr>
          <w:ins w:id="2143" w:author="Phạm Khoa" w:date="2019-06-29T22:48:00Z"/>
        </w:rPr>
        <w:pPrChange w:id="2144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3ABCF7" w14:textId="77777777" w:rsidR="00177A8D" w:rsidRDefault="00177A8D">
      <w:pPr>
        <w:pStyle w:val="oancuaDanhsach"/>
        <w:rPr>
          <w:ins w:id="2145" w:author="Phạm Khoa" w:date="2019-06-29T22:48:00Z"/>
        </w:rPr>
        <w:pPrChange w:id="2146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A87513E" w14:textId="77777777" w:rsidR="00177A8D" w:rsidRDefault="00177A8D">
      <w:pPr>
        <w:pStyle w:val="oancuaDanhsach"/>
        <w:rPr>
          <w:ins w:id="2147" w:author="Phạm Khoa" w:date="2019-06-29T22:48:00Z"/>
        </w:rPr>
        <w:pPrChange w:id="2148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4F6DC2" w14:textId="77777777" w:rsidR="00A46220" w:rsidRDefault="00177A8D">
      <w:pPr>
        <w:pStyle w:val="oancuaDanhsach"/>
        <w:rPr>
          <w:ins w:id="2149" w:author="Phạm Khoa" w:date="2019-06-29T22:55:00Z"/>
        </w:rPr>
        <w:pPrChange w:id="2150" w:author="Phạm Khoa" w:date="2019-06-29T22:4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51" w:author="Phạm Khoa" w:date="2019-06-29T22:46:00Z">
        <w:r w:rsidRPr="007D0266">
          <w:t>2) Màn hình “Hóa đơn”:</w:t>
        </w:r>
      </w:ins>
      <w:ins w:id="2152" w:author="Phạm Khoa" w:date="2019-06-29T22:48:00Z">
        <w:r>
          <w:t xml:space="preserve"> </w:t>
        </w:r>
      </w:ins>
    </w:p>
    <w:p w14:paraId="7B66331C" w14:textId="2BA11339" w:rsidR="00A46220" w:rsidRDefault="00A46220">
      <w:pPr>
        <w:pStyle w:val="oancuaDanhsach"/>
        <w:rPr>
          <w:ins w:id="2153" w:author="Phạm Khoa" w:date="2019-06-29T22:55:00Z"/>
        </w:rPr>
        <w:pPrChange w:id="2154" w:author="Phạm Khoa" w:date="2019-06-29T22:4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55" w:author="Phạm Khoa" w:date="2019-06-29T22:55:00Z">
        <w:r>
          <w:t>-</w:t>
        </w:r>
      </w:ins>
      <w:ins w:id="2156" w:author="Phạm Khoa" w:date="2019-06-29T22:48:00Z">
        <w:r w:rsidR="00177A8D">
          <w:t>Đầu tiên Nhân viên nhập Số CMND khách hàng (</w:t>
        </w:r>
      </w:ins>
      <w:ins w:id="2157" w:author="Phạm Khoa" w:date="2019-06-29T22:49:00Z">
        <w:r w:rsidR="00177A8D">
          <w:t>Trước đó đã tạo thông tin Khách hàng</w:t>
        </w:r>
      </w:ins>
      <w:ins w:id="2158" w:author="Phạm Khoa" w:date="2019-06-29T22:56:00Z">
        <w:r>
          <w:t>.</w:t>
        </w:r>
      </w:ins>
    </w:p>
    <w:p w14:paraId="03753F3B" w14:textId="73952F96" w:rsidR="00177A8D" w:rsidRDefault="00A46220">
      <w:pPr>
        <w:pStyle w:val="oancuaDanhsach"/>
        <w:rPr>
          <w:ins w:id="2159" w:author="Phạm Khoa" w:date="2019-06-29T22:56:00Z"/>
        </w:rPr>
        <w:pPrChange w:id="2160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61" w:author="Phạm Khoa" w:date="2019-06-29T22:55:00Z">
        <w:r>
          <w:lastRenderedPageBreak/>
          <w:t>-T</w:t>
        </w:r>
      </w:ins>
      <w:ins w:id="2162" w:author="Phạm Khoa" w:date="2019-06-29T22:49:00Z">
        <w:r>
          <w:t xml:space="preserve">ìm và thêm sách Khách hàng yêu cầu bằng cách nhập </w:t>
        </w:r>
      </w:ins>
      <w:ins w:id="2163" w:author="Phạm Khoa" w:date="2019-06-29T22:50:00Z">
        <w:r>
          <w:t>“Mã sách” hoặc “</w:t>
        </w:r>
      </w:ins>
      <w:ins w:id="2164" w:author="Phạm Khoa" w:date="2019-06-29T22:51:00Z">
        <w:r>
          <w:t>Tên sách</w:t>
        </w:r>
      </w:ins>
      <w:ins w:id="2165" w:author="Phạm Khoa" w:date="2019-06-29T22:50:00Z">
        <w:r>
          <w:t>”</w:t>
        </w:r>
      </w:ins>
      <w:ins w:id="2166" w:author="Phạm Khoa" w:date="2019-06-29T22:51:00Z">
        <w:r>
          <w:t xml:space="preserve"> (Tên sách phải chính xác), số lượng Khách hàng yêu cầu</w:t>
        </w:r>
      </w:ins>
      <w:ins w:id="2167" w:author="Phạm Khoa" w:date="2019-06-29T22:56:00Z">
        <w:r>
          <w:t>.</w:t>
        </w:r>
      </w:ins>
    </w:p>
    <w:p w14:paraId="3D4F7857" w14:textId="7BEE7B00" w:rsidR="00A46220" w:rsidRDefault="00A46220">
      <w:pPr>
        <w:pStyle w:val="oancuaDanhsach"/>
        <w:rPr>
          <w:ins w:id="2168" w:author="Phạm Khoa" w:date="2019-06-29T22:56:00Z"/>
        </w:rPr>
        <w:pPrChange w:id="2169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70" w:author="Phạm Khoa" w:date="2019-06-29T22:56:00Z">
        <w:r>
          <w:t xml:space="preserve">-Ấn nút </w:t>
        </w:r>
      </w:ins>
      <w:ins w:id="2171" w:author="Phạm Khoa" w:date="2019-06-29T22:57:00Z">
        <w:r>
          <w:t xml:space="preserve">“Thêm” </w:t>
        </w:r>
      </w:ins>
      <w:ins w:id="2172" w:author="Phạm Khoa" w:date="2019-06-29T22:56:00Z">
        <w:r>
          <w:t>để thêm sách vào hóa đơn.</w:t>
        </w:r>
      </w:ins>
    </w:p>
    <w:p w14:paraId="5EDE6126" w14:textId="7DDBB217" w:rsidR="00A46220" w:rsidRDefault="00A46220">
      <w:pPr>
        <w:pStyle w:val="oancuaDanhsach"/>
        <w:rPr>
          <w:ins w:id="2173" w:author="Phạm Khoa" w:date="2019-06-29T22:57:00Z"/>
        </w:rPr>
        <w:pPrChange w:id="2174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75" w:author="Phạm Khoa" w:date="2019-06-29T22:56:00Z">
        <w:r>
          <w:t>-Nếu muốn xóa sách khỏi hóa đơn thì ấn nút “Xóa”</w:t>
        </w:r>
      </w:ins>
      <w:ins w:id="2176" w:author="Phạm Khoa" w:date="2019-06-29T22:57:00Z">
        <w:r>
          <w:t>.</w:t>
        </w:r>
      </w:ins>
    </w:p>
    <w:p w14:paraId="759DA2BB" w14:textId="23AF1955" w:rsidR="006027F1" w:rsidRDefault="00A46220">
      <w:pPr>
        <w:pStyle w:val="oancuaDanhsach"/>
        <w:rPr>
          <w:ins w:id="2177" w:author="Phạm Khoa" w:date="2019-06-29T23:02:00Z"/>
        </w:rPr>
        <w:pPrChange w:id="2178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79" w:author="Phạm Khoa" w:date="2019-06-29T22:57:00Z">
        <w:r>
          <w:t xml:space="preserve">-Có 2 hình thức thanh toán là Trả tiền mặt hoặc cho Khách hàng Ghi nợ, tương ứng với nút </w:t>
        </w:r>
      </w:ins>
      <w:ins w:id="2180" w:author="Phạm Khoa" w:date="2019-06-29T22:59:00Z">
        <w:r w:rsidR="00A27DC6">
          <w:t>“Tiền mặt” và “Ghi nợ”</w:t>
        </w:r>
      </w:ins>
      <w:ins w:id="2181" w:author="Phạm Khoa" w:date="2019-06-29T23:02:00Z">
        <w:r w:rsidR="006027F1">
          <w:t>.</w:t>
        </w:r>
      </w:ins>
      <w:ins w:id="2182" w:author="Phạm Khoa" w:date="2019-06-30T11:06:00Z">
        <w:r w:rsidR="006027F1">
          <w:t xml:space="preserve"> </w:t>
        </w:r>
      </w:ins>
    </w:p>
    <w:p w14:paraId="2B915E1A" w14:textId="599F9ED3" w:rsidR="006027F1" w:rsidRDefault="006027F1">
      <w:pPr>
        <w:pStyle w:val="oancuaDanhsach"/>
        <w:ind w:left="990"/>
        <w:rPr>
          <w:ins w:id="2183" w:author="Phạm Khoa" w:date="2019-06-30T11:06:00Z"/>
        </w:rPr>
        <w:pPrChange w:id="2184" w:author="Phạm Khoa" w:date="2019-06-30T11:0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85" w:author="Phạm Khoa" w:date="2019-06-30T11:06:00Z">
        <w:r>
          <w:t xml:space="preserve">+Có được phép bán cho khách hàng hay không thì phụ thuộc vào </w:t>
        </w:r>
      </w:ins>
      <w:ins w:id="2186" w:author="Phạm Khoa" w:date="2019-06-30T11:07:00Z">
        <w:r>
          <w:t>“Quy định Hóa đơn” trong phần “Quy Định”. Liên quan đến số tiền nợ của khách hàng và số lượng tồn của đầu sách sau khi bán.</w:t>
        </w:r>
      </w:ins>
    </w:p>
    <w:p w14:paraId="704C0FE4" w14:textId="0F6B89C7" w:rsidR="00A46220" w:rsidRDefault="00467BC7">
      <w:pPr>
        <w:pStyle w:val="oancuaDanhsach"/>
        <w:ind w:left="990"/>
        <w:rPr>
          <w:ins w:id="2187" w:author="Phạm Khoa" w:date="2019-06-29T23:14:00Z"/>
        </w:rPr>
        <w:pPrChange w:id="2188" w:author="Phạm Khoa" w:date="2019-06-30T11:0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89" w:author="Phạm Khoa" w:date="2019-06-29T23:02:00Z">
        <w:r>
          <w:t xml:space="preserve">Sau khi thanh toán thì </w:t>
        </w:r>
      </w:ins>
      <w:ins w:id="2190" w:author="Phạm Khoa" w:date="2019-06-29T23:13:00Z">
        <w:r w:rsidR="000C4936">
          <w:t>lưu hóa đơn vào Database và reset các thông tin sách và danh sách hóa đơn.</w:t>
        </w:r>
      </w:ins>
    </w:p>
    <w:p w14:paraId="6E1CF39D" w14:textId="69EB214E" w:rsidR="000C4936" w:rsidRDefault="000C4936">
      <w:pPr>
        <w:pStyle w:val="oancuaDanhsach"/>
        <w:rPr>
          <w:ins w:id="2191" w:author="Phạm Khoa" w:date="2019-06-30T10:43:00Z"/>
        </w:rPr>
        <w:pPrChange w:id="2192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93" w:author="Phạm Khoa" w:date="2019-06-29T23:14:00Z">
        <w:r>
          <w:t>-Nút “In” chưa hoàn thiện.</w:t>
        </w:r>
      </w:ins>
    </w:p>
    <w:p w14:paraId="7C2804D4" w14:textId="77777777" w:rsidR="00D27EED" w:rsidRDefault="00D27EED" w:rsidP="00D27EED">
      <w:pPr>
        <w:pStyle w:val="oancuaDanhsach"/>
        <w:rPr>
          <w:ins w:id="2194" w:author="Phạm Khoa" w:date="2019-06-30T10:43:00Z"/>
        </w:rPr>
      </w:pPr>
      <w:ins w:id="2195" w:author="Phạm Khoa" w:date="2019-06-30T10:43:00Z">
        <w:r>
          <w:t>-Ô “Tháng/Ngày/Năm” để mặc định sẽ là ngày hiện tại.</w:t>
        </w:r>
      </w:ins>
    </w:p>
    <w:p w14:paraId="7C69A691" w14:textId="77777777" w:rsidR="00D27EED" w:rsidRDefault="00D27EED">
      <w:pPr>
        <w:pStyle w:val="oancuaDanhsach"/>
        <w:rPr>
          <w:ins w:id="2196" w:author="Phạm Khoa" w:date="2019-06-29T22:46:00Z"/>
        </w:rPr>
        <w:pPrChange w:id="2197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3E660BD" w14:textId="70E41362" w:rsidR="00177A8D" w:rsidRDefault="00467BC7">
      <w:pPr>
        <w:pStyle w:val="oancuaDanhsach"/>
        <w:ind w:left="90"/>
        <w:rPr>
          <w:ins w:id="2198" w:author="Phạm Khoa" w:date="2019-06-29T23:14:00Z"/>
        </w:rPr>
        <w:pPrChange w:id="2199" w:author="Phạm Khoa" w:date="2019-06-29T23:0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00" w:author="Phạm Khoa" w:date="2019-06-29T23:02:00Z">
        <w:r>
          <w:rPr>
            <w:noProof/>
          </w:rPr>
          <w:drawing>
            <wp:inline distT="0" distB="0" distL="0" distR="0" wp14:anchorId="3E393EAB" wp14:editId="4CE651F4">
              <wp:extent cx="5578610" cy="4150581"/>
              <wp:effectExtent l="0" t="0" r="3175" b="2540"/>
              <wp:docPr id="143" name="Picture 1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3988" cy="41545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C893F4" w14:textId="41E0F37F" w:rsidR="000C4936" w:rsidRDefault="000C4936">
      <w:pPr>
        <w:pStyle w:val="oancuaDanhsach"/>
        <w:ind w:left="90"/>
        <w:rPr>
          <w:ins w:id="2201" w:author="Phạm Khoa" w:date="2019-06-29T23:14:00Z"/>
        </w:rPr>
        <w:pPrChange w:id="2202" w:author="Phạm Khoa" w:date="2019-06-29T23:0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0206AA3" w14:textId="77777777" w:rsidR="00F76E0A" w:rsidRDefault="00F76E0A">
      <w:pPr>
        <w:pStyle w:val="oancuaDanhsach"/>
        <w:rPr>
          <w:ins w:id="2203" w:author="Phạm Khoa" w:date="2019-06-29T23:51:00Z"/>
        </w:rPr>
        <w:pPrChange w:id="2204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BD0A9A" w14:textId="77777777" w:rsidR="00F76E0A" w:rsidRDefault="00F76E0A">
      <w:pPr>
        <w:pStyle w:val="oancuaDanhsach"/>
        <w:rPr>
          <w:ins w:id="2205" w:author="Phạm Khoa" w:date="2019-06-29T23:51:00Z"/>
        </w:rPr>
        <w:pPrChange w:id="220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E6E8C9D" w14:textId="77777777" w:rsidR="00F76E0A" w:rsidRDefault="00F76E0A">
      <w:pPr>
        <w:pStyle w:val="oancuaDanhsach"/>
        <w:rPr>
          <w:ins w:id="2207" w:author="Phạm Khoa" w:date="2019-06-29T23:51:00Z"/>
        </w:rPr>
        <w:pPrChange w:id="2208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61A748A" w14:textId="77777777" w:rsidR="00F76E0A" w:rsidRDefault="00F76E0A">
      <w:pPr>
        <w:pStyle w:val="oancuaDanhsach"/>
        <w:rPr>
          <w:ins w:id="2209" w:author="Phạm Khoa" w:date="2019-06-29T23:51:00Z"/>
        </w:rPr>
        <w:pPrChange w:id="2210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8E2A58B" w14:textId="77777777" w:rsidR="00F76E0A" w:rsidRDefault="00F76E0A">
      <w:pPr>
        <w:pStyle w:val="oancuaDanhsach"/>
        <w:rPr>
          <w:ins w:id="2211" w:author="Phạm Khoa" w:date="2019-06-29T23:51:00Z"/>
        </w:rPr>
        <w:pPrChange w:id="2212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DDD6434" w14:textId="77777777" w:rsidR="00F76E0A" w:rsidRDefault="00F76E0A">
      <w:pPr>
        <w:pStyle w:val="oancuaDanhsach"/>
        <w:rPr>
          <w:ins w:id="2213" w:author="Phạm Khoa" w:date="2019-06-29T23:51:00Z"/>
        </w:rPr>
        <w:pPrChange w:id="2214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F04C505" w14:textId="77777777" w:rsidR="00F76E0A" w:rsidRDefault="00F76E0A">
      <w:pPr>
        <w:pStyle w:val="oancuaDanhsach"/>
        <w:rPr>
          <w:ins w:id="2215" w:author="Phạm Khoa" w:date="2019-06-29T23:51:00Z"/>
        </w:rPr>
        <w:pPrChange w:id="221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B44CB83" w14:textId="77777777" w:rsidR="00F76E0A" w:rsidRDefault="00F76E0A">
      <w:pPr>
        <w:pStyle w:val="oancuaDanhsach"/>
        <w:rPr>
          <w:ins w:id="2217" w:author="Phạm Khoa" w:date="2019-06-29T23:51:00Z"/>
        </w:rPr>
        <w:pPrChange w:id="2218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D709DC5" w14:textId="77777777" w:rsidR="00F76E0A" w:rsidRDefault="00F76E0A">
      <w:pPr>
        <w:pStyle w:val="oancuaDanhsach"/>
        <w:rPr>
          <w:ins w:id="2219" w:author="Phạm Khoa" w:date="2019-06-29T23:51:00Z"/>
        </w:rPr>
        <w:pPrChange w:id="2220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2495082" w14:textId="77777777" w:rsidR="00F76E0A" w:rsidRDefault="00F76E0A">
      <w:pPr>
        <w:pStyle w:val="oancuaDanhsach"/>
        <w:rPr>
          <w:ins w:id="2221" w:author="Phạm Khoa" w:date="2019-06-29T23:51:00Z"/>
        </w:rPr>
        <w:pPrChange w:id="2222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6BEFA3" w14:textId="77777777" w:rsidR="00F76E0A" w:rsidRDefault="00F76E0A">
      <w:pPr>
        <w:pStyle w:val="oancuaDanhsach"/>
        <w:rPr>
          <w:ins w:id="2223" w:author="Phạm Khoa" w:date="2019-06-29T23:51:00Z"/>
        </w:rPr>
        <w:pPrChange w:id="2224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5426D02" w14:textId="1505C087" w:rsidR="000C4936" w:rsidRDefault="000C4936">
      <w:pPr>
        <w:pStyle w:val="oancuaDanhsach"/>
        <w:rPr>
          <w:ins w:id="2225" w:author="Phạm Khoa" w:date="2019-06-29T23:51:00Z"/>
        </w:rPr>
        <w:pPrChange w:id="222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27" w:author="Phạm Khoa" w:date="2019-06-29T23:14:00Z">
        <w:r w:rsidRPr="007D0266">
          <w:t>3) Màn hình “Tìm sách”:</w:t>
        </w:r>
      </w:ins>
      <w:ins w:id="2228" w:author="Phạm Khoa" w:date="2019-06-29T23:51:00Z">
        <w:r w:rsidR="00F76E0A">
          <w:t xml:space="preserve"> </w:t>
        </w:r>
      </w:ins>
    </w:p>
    <w:p w14:paraId="18B7C4A0" w14:textId="62E1AC6A" w:rsidR="00F76E0A" w:rsidRDefault="00F76E0A">
      <w:pPr>
        <w:pStyle w:val="oancuaDanhsach"/>
        <w:rPr>
          <w:ins w:id="2229" w:author="Phạm Khoa" w:date="2019-06-29T23:53:00Z"/>
        </w:rPr>
        <w:pPrChange w:id="2230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31" w:author="Phạm Khoa" w:date="2019-06-29T23:51:00Z">
        <w:r>
          <w:t>-Tìm kiếm sách theo “Tên”, “Thể loại”</w:t>
        </w:r>
      </w:ins>
      <w:ins w:id="2232" w:author="Phạm Khoa" w:date="2019-06-29T23:52:00Z">
        <w:r>
          <w:t>, “Mã sách” hoặc tìm “Tất cả sách” hiện có trong kho.</w:t>
        </w:r>
      </w:ins>
    </w:p>
    <w:p w14:paraId="06A04683" w14:textId="01BDB5F7" w:rsidR="00F76E0A" w:rsidRDefault="00F76E0A">
      <w:pPr>
        <w:pStyle w:val="oancuaDanhsach"/>
        <w:rPr>
          <w:ins w:id="2233" w:author="Phạm Khoa" w:date="2019-06-29T23:54:00Z"/>
        </w:rPr>
        <w:pPrChange w:id="2234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35" w:author="Phạm Khoa" w:date="2019-06-29T23:53:00Z">
        <w:r>
          <w:t xml:space="preserve">-Nhập thông tin </w:t>
        </w:r>
        <w:r w:rsidRPr="00F76E0A">
          <w:rPr>
            <w:i/>
            <w:rPrChange w:id="2236" w:author="Phạm Khoa" w:date="2019-06-29T23:54:00Z">
              <w:rPr/>
            </w:rPrChange>
          </w:rPr>
          <w:t>gần đúng</w:t>
        </w:r>
      </w:ins>
      <w:ins w:id="2237" w:author="Phạm Khoa" w:date="2019-06-29T23:54:00Z">
        <w:r>
          <w:rPr>
            <w:i/>
          </w:rPr>
          <w:t xml:space="preserve"> </w:t>
        </w:r>
        <w:r>
          <w:t>của sách vào ô nhập và ấn nút “Tìm”.</w:t>
        </w:r>
      </w:ins>
    </w:p>
    <w:p w14:paraId="65FA85FE" w14:textId="200239FA" w:rsidR="00F76E0A" w:rsidRDefault="00F76E0A">
      <w:pPr>
        <w:pStyle w:val="oancuaDanhsach"/>
        <w:rPr>
          <w:ins w:id="2238" w:author="Phạm Khoa" w:date="2019-06-29T23:56:00Z"/>
        </w:rPr>
        <w:pPrChange w:id="2239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40" w:author="Phạm Khoa" w:date="2019-06-29T23:54:00Z">
        <w:r>
          <w:t xml:space="preserve">-Chọn vào sách bất kì thì thông tin sách sẽ hiện thị lên các ô thông tin bên trên, sửa các thông tin trong ô này rồi ấn nút </w:t>
        </w:r>
      </w:ins>
      <w:ins w:id="2241" w:author="Phạm Khoa" w:date="2019-06-29T23:56:00Z">
        <w:r>
          <w:t>“Sửa” để sửa thông tin sách.</w:t>
        </w:r>
      </w:ins>
    </w:p>
    <w:p w14:paraId="1076F2C8" w14:textId="3B39C959" w:rsidR="00F76E0A" w:rsidRDefault="00F76E0A">
      <w:pPr>
        <w:pStyle w:val="oancuaDanhsach"/>
        <w:rPr>
          <w:ins w:id="2242" w:author="Phạm Khoa" w:date="2019-06-29T23:56:00Z"/>
          <w:i/>
        </w:rPr>
        <w:pPrChange w:id="2243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44" w:author="Phạm Khoa" w:date="2019-06-29T23:56:00Z">
        <w:r>
          <w:t xml:space="preserve">-Chọn sách bất kỳ rồi ấn nút “Xóa” để xóa sách khỏi Database. </w:t>
        </w:r>
        <w:r>
          <w:rPr>
            <w:i/>
          </w:rPr>
          <w:t>Lưu ý là sách đã có trong hóa đơn hoặc báo cáo thì sẽ không xóa được!</w:t>
        </w:r>
      </w:ins>
    </w:p>
    <w:p w14:paraId="32EE3D31" w14:textId="77777777" w:rsidR="00F76E0A" w:rsidRPr="00F76E0A" w:rsidRDefault="00F76E0A">
      <w:pPr>
        <w:pStyle w:val="oancuaDanhsach"/>
        <w:rPr>
          <w:ins w:id="2245" w:author="Phạm Khoa" w:date="2019-06-29T23:16:00Z"/>
        </w:rPr>
        <w:pPrChange w:id="224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2D717A3" w14:textId="67E13359" w:rsidR="000C4936" w:rsidRDefault="00F76E0A">
      <w:pPr>
        <w:pStyle w:val="oancuaDanhsach"/>
        <w:rPr>
          <w:ins w:id="2247" w:author="Phạm Khoa" w:date="2019-06-30T10:36:00Z"/>
        </w:rPr>
        <w:pPrChange w:id="2248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49" w:author="Phạm Khoa" w:date="2019-06-29T23:53:00Z">
        <w:r>
          <w:rPr>
            <w:noProof/>
          </w:rPr>
          <w:drawing>
            <wp:inline distT="0" distB="0" distL="0" distR="0" wp14:anchorId="698775F1" wp14:editId="237BE3DF">
              <wp:extent cx="5872476" cy="4333461"/>
              <wp:effectExtent l="0" t="0" r="0" b="0"/>
              <wp:docPr id="145" name="Picture 1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1536" cy="43401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7BBA78" w14:textId="36AD5EF7" w:rsidR="00D27EED" w:rsidRDefault="00D27EED">
      <w:pPr>
        <w:pStyle w:val="oancuaDanhsach"/>
        <w:rPr>
          <w:ins w:id="2250" w:author="Phạm Khoa" w:date="2019-06-30T10:36:00Z"/>
        </w:rPr>
        <w:pPrChange w:id="2251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407ECF9" w14:textId="77777777" w:rsidR="00D27EED" w:rsidRDefault="00D27EED">
      <w:pPr>
        <w:pStyle w:val="oancuaDanhsach"/>
        <w:rPr>
          <w:ins w:id="2252" w:author="Phạm Khoa" w:date="2019-06-30T10:40:00Z"/>
        </w:rPr>
        <w:pPrChange w:id="225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4BA684" w14:textId="77777777" w:rsidR="00D27EED" w:rsidRDefault="00D27EED">
      <w:pPr>
        <w:pStyle w:val="oancuaDanhsach"/>
        <w:rPr>
          <w:ins w:id="2254" w:author="Phạm Khoa" w:date="2019-06-30T10:40:00Z"/>
        </w:rPr>
        <w:pPrChange w:id="2255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43A5E50" w14:textId="77777777" w:rsidR="00D27EED" w:rsidRDefault="00D27EED">
      <w:pPr>
        <w:pStyle w:val="oancuaDanhsach"/>
        <w:rPr>
          <w:ins w:id="2256" w:author="Phạm Khoa" w:date="2019-06-30T10:40:00Z"/>
        </w:rPr>
        <w:pPrChange w:id="225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1047B22" w14:textId="77777777" w:rsidR="00D27EED" w:rsidRDefault="00D27EED">
      <w:pPr>
        <w:pStyle w:val="oancuaDanhsach"/>
        <w:rPr>
          <w:ins w:id="2258" w:author="Phạm Khoa" w:date="2019-06-30T10:40:00Z"/>
        </w:rPr>
        <w:pPrChange w:id="2259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53E4701" w14:textId="77777777" w:rsidR="00D27EED" w:rsidRDefault="00D27EED">
      <w:pPr>
        <w:pStyle w:val="oancuaDanhsach"/>
        <w:rPr>
          <w:ins w:id="2260" w:author="Phạm Khoa" w:date="2019-06-30T10:40:00Z"/>
        </w:rPr>
        <w:pPrChange w:id="2261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3E9090" w14:textId="77777777" w:rsidR="00D27EED" w:rsidRDefault="00D27EED">
      <w:pPr>
        <w:pStyle w:val="oancuaDanhsach"/>
        <w:rPr>
          <w:ins w:id="2262" w:author="Phạm Khoa" w:date="2019-06-30T10:40:00Z"/>
        </w:rPr>
        <w:pPrChange w:id="226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F96ECFF" w14:textId="77777777" w:rsidR="00D27EED" w:rsidRDefault="00D27EED">
      <w:pPr>
        <w:pStyle w:val="oancuaDanhsach"/>
        <w:rPr>
          <w:ins w:id="2264" w:author="Phạm Khoa" w:date="2019-06-30T10:40:00Z"/>
        </w:rPr>
        <w:pPrChange w:id="2265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C9F4ED2" w14:textId="77777777" w:rsidR="00D27EED" w:rsidRDefault="00D27EED">
      <w:pPr>
        <w:pStyle w:val="oancuaDanhsach"/>
        <w:rPr>
          <w:ins w:id="2266" w:author="Phạm Khoa" w:date="2019-06-30T10:40:00Z"/>
        </w:rPr>
        <w:pPrChange w:id="226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98E22CC" w14:textId="77777777" w:rsidR="00D27EED" w:rsidRDefault="00D27EED">
      <w:pPr>
        <w:pStyle w:val="oancuaDanhsach"/>
        <w:rPr>
          <w:ins w:id="2268" w:author="Phạm Khoa" w:date="2019-06-30T10:40:00Z"/>
        </w:rPr>
        <w:pPrChange w:id="2269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40B4C52" w14:textId="77777777" w:rsidR="00D27EED" w:rsidRDefault="00D27EED">
      <w:pPr>
        <w:pStyle w:val="oancuaDanhsach"/>
        <w:rPr>
          <w:ins w:id="2270" w:author="Phạm Khoa" w:date="2019-06-30T10:40:00Z"/>
        </w:rPr>
        <w:pPrChange w:id="2271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4B6DFE" w14:textId="77777777" w:rsidR="00D27EED" w:rsidRDefault="00D27EED">
      <w:pPr>
        <w:pStyle w:val="oancuaDanhsach"/>
        <w:rPr>
          <w:ins w:id="2272" w:author="Phạm Khoa" w:date="2019-06-30T10:40:00Z"/>
        </w:rPr>
        <w:pPrChange w:id="227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AC4A652" w14:textId="77777777" w:rsidR="00D27EED" w:rsidRDefault="00D27EED">
      <w:pPr>
        <w:pStyle w:val="oancuaDanhsach"/>
        <w:rPr>
          <w:ins w:id="2274" w:author="Phạm Khoa" w:date="2019-06-30T10:40:00Z"/>
        </w:rPr>
        <w:pPrChange w:id="2275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210D9C" w14:textId="352D3D7B" w:rsidR="00D27EED" w:rsidRDefault="00D27EED">
      <w:pPr>
        <w:pStyle w:val="oancuaDanhsach"/>
        <w:rPr>
          <w:ins w:id="2276" w:author="Phạm Khoa" w:date="2019-06-30T10:40:00Z"/>
        </w:rPr>
        <w:pPrChange w:id="227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78" w:author="Phạm Khoa" w:date="2019-06-30T10:36:00Z">
        <w:r w:rsidRPr="0013602B">
          <w:t xml:space="preserve">4) </w:t>
        </w:r>
        <w:r w:rsidRPr="00177A8D">
          <w:t>Màn hình “Nhập sách”:</w:t>
        </w:r>
      </w:ins>
    </w:p>
    <w:p w14:paraId="239C592C" w14:textId="2C442294" w:rsidR="00D27EED" w:rsidRDefault="00D27EED">
      <w:pPr>
        <w:pStyle w:val="oancuaDanhsach"/>
        <w:rPr>
          <w:ins w:id="2279" w:author="Phạm Khoa" w:date="2019-06-30T10:41:00Z"/>
        </w:rPr>
        <w:pPrChange w:id="2280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81" w:author="Phạm Khoa" w:date="2019-06-30T10:40:00Z">
        <w:r>
          <w:t>-Điền các thông tin của sách vào các ô.</w:t>
        </w:r>
      </w:ins>
    </w:p>
    <w:p w14:paraId="4CEF5F48" w14:textId="6034E617" w:rsidR="00D27EED" w:rsidRDefault="00D27EED">
      <w:pPr>
        <w:pStyle w:val="oancuaDanhsach"/>
        <w:rPr>
          <w:ins w:id="2282" w:author="Phạm Khoa" w:date="2019-06-30T10:40:00Z"/>
        </w:rPr>
        <w:pPrChange w:id="228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84" w:author="Phạm Khoa" w:date="2019-06-30T10:41:00Z">
        <w:r>
          <w:t>-Mã sách là do nhà sách quy định hoặc mã sau cuốn sách.</w:t>
        </w:r>
      </w:ins>
    </w:p>
    <w:p w14:paraId="3802A447" w14:textId="23888ECF" w:rsidR="00D27EED" w:rsidRDefault="00D27EED">
      <w:pPr>
        <w:pStyle w:val="oancuaDanhsach"/>
        <w:rPr>
          <w:ins w:id="2285" w:author="Phạm Khoa" w:date="2019-06-30T10:49:00Z"/>
        </w:rPr>
        <w:pPrChange w:id="2286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87" w:author="Phạm Khoa" w:date="2019-06-30T10:41:00Z">
        <w:r>
          <w:t>-Ấn nút “Nhập” để nhập sách.</w:t>
        </w:r>
      </w:ins>
    </w:p>
    <w:p w14:paraId="48DB618F" w14:textId="76F736AF" w:rsidR="004D21D8" w:rsidRDefault="004D21D8">
      <w:pPr>
        <w:pStyle w:val="oancuaDanhsach"/>
        <w:ind w:left="990"/>
        <w:rPr>
          <w:ins w:id="2288" w:author="Phạm Khoa" w:date="2019-06-30T10:49:00Z"/>
        </w:rPr>
        <w:pPrChange w:id="2289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90" w:author="Phạm Khoa" w:date="2019-06-30T10:49:00Z">
        <w:r>
          <w:t xml:space="preserve">+Nếu mã sách đã có trong kho thì </w:t>
        </w:r>
      </w:ins>
      <w:ins w:id="2291" w:author="Phạm Khoa" w:date="2019-06-30T10:50:00Z">
        <w:r>
          <w:t xml:space="preserve">thông </w:t>
        </w:r>
      </w:ins>
      <w:ins w:id="2292" w:author="Phạm Khoa" w:date="2019-06-30T10:49:00Z">
        <w:r>
          <w:t>báo “Sách trùng”.</w:t>
        </w:r>
      </w:ins>
    </w:p>
    <w:p w14:paraId="6C2B2CFA" w14:textId="013F0ECE" w:rsidR="004D21D8" w:rsidRDefault="004D21D8">
      <w:pPr>
        <w:pStyle w:val="oancuaDanhsach"/>
        <w:ind w:left="990"/>
        <w:rPr>
          <w:ins w:id="2293" w:author="Phạm Khoa" w:date="2019-06-30T10:50:00Z"/>
          <w:i/>
        </w:rPr>
        <w:pPrChange w:id="2294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95" w:author="Phạm Khoa" w:date="2019-06-30T10:49:00Z">
        <w:r>
          <w:t>+Nếu điền thiếu các thông tin thì thông báo</w:t>
        </w:r>
        <w:r w:rsidRPr="004D21D8">
          <w:rPr>
            <w:i/>
            <w:rPrChange w:id="2296" w:author="Phạm Khoa" w:date="2019-06-30T10:50:00Z">
              <w:rPr/>
            </w:rPrChange>
          </w:rPr>
          <w:t xml:space="preserve"> Lỗi</w:t>
        </w:r>
      </w:ins>
      <w:ins w:id="2297" w:author="Phạm Khoa" w:date="2019-06-30T10:50:00Z">
        <w:r>
          <w:rPr>
            <w:i/>
          </w:rPr>
          <w:t>.</w:t>
        </w:r>
      </w:ins>
    </w:p>
    <w:p w14:paraId="6B279773" w14:textId="19A99668" w:rsidR="004D21D8" w:rsidRPr="004D21D8" w:rsidRDefault="004D21D8">
      <w:pPr>
        <w:pStyle w:val="oancuaDanhsach"/>
        <w:ind w:left="990"/>
        <w:rPr>
          <w:ins w:id="2298" w:author="Phạm Khoa" w:date="2019-06-30T10:41:00Z"/>
        </w:rPr>
        <w:pPrChange w:id="2299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00" w:author="Phạm Khoa" w:date="2019-06-30T10:50:00Z">
        <w:r w:rsidRPr="004D21D8">
          <w:rPr>
            <w:rPrChange w:id="2301" w:author="Phạm Khoa" w:date="2019-06-30T10:50:00Z">
              <w:rPr>
                <w:i/>
              </w:rPr>
            </w:rPrChange>
          </w:rPr>
          <w:t>+</w:t>
        </w:r>
        <w:r w:rsidR="006027F1">
          <w:t xml:space="preserve"> Số lượng sách nhập phụ thuộc vào </w:t>
        </w:r>
      </w:ins>
      <w:ins w:id="2302" w:author="Phạm Khoa" w:date="2019-06-30T11:04:00Z">
        <w:r w:rsidR="006027F1">
          <w:t>“</w:t>
        </w:r>
      </w:ins>
      <w:ins w:id="2303" w:author="Phạm Khoa" w:date="2019-06-30T10:50:00Z">
        <w:r w:rsidR="006027F1">
          <w:t>Quy định Nhập sách</w:t>
        </w:r>
      </w:ins>
      <w:ins w:id="2304" w:author="Phạm Khoa" w:date="2019-06-30T11:04:00Z">
        <w:r w:rsidR="006027F1">
          <w:t>” trong phần “Quy Định”</w:t>
        </w:r>
      </w:ins>
      <w:ins w:id="2305" w:author="Phạm Khoa" w:date="2019-06-30T11:08:00Z">
        <w:r w:rsidR="006027F1">
          <w:t>. Liên quan đến số lượng nhập vào và số lượng tồn trong kho của đầu sách đó.</w:t>
        </w:r>
      </w:ins>
    </w:p>
    <w:p w14:paraId="528C602C" w14:textId="13369A24" w:rsidR="00D27EED" w:rsidRDefault="00D27EED">
      <w:pPr>
        <w:pStyle w:val="oancuaDanhsach"/>
        <w:rPr>
          <w:ins w:id="2306" w:author="Phạm Khoa" w:date="2019-06-30T10:42:00Z"/>
        </w:rPr>
        <w:pPrChange w:id="230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08" w:author="Phạm Khoa" w:date="2019-06-30T10:41:00Z">
        <w:r>
          <w:t>-Checkbox “Nhập sách có sẵn”</w:t>
        </w:r>
      </w:ins>
      <w:ins w:id="2309" w:author="Phạm Khoa" w:date="2019-06-30T10:42:00Z">
        <w:r>
          <w:t xml:space="preserve"> để nhập thêm sách đã có trong kho, khi này chỉ cần điền mã sách và số lượng nhập, các thông tin còn lại sẽ tự động lấy từ Database.</w:t>
        </w:r>
      </w:ins>
    </w:p>
    <w:p w14:paraId="30C40E9A" w14:textId="34DF2C7F" w:rsidR="00D27EED" w:rsidRDefault="00D27EED">
      <w:pPr>
        <w:pStyle w:val="oancuaDanhsach"/>
        <w:rPr>
          <w:ins w:id="2310" w:author="Phạm Khoa" w:date="2019-06-30T10:36:00Z"/>
        </w:rPr>
        <w:pPrChange w:id="2311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12" w:author="Phạm Khoa" w:date="2019-06-30T10:43:00Z">
        <w:r>
          <w:t>-Ô “Tháng/Ngày/Năm” để mặc định sẽ là ngày hiện tại.</w:t>
        </w:r>
      </w:ins>
    </w:p>
    <w:p w14:paraId="38F5E667" w14:textId="4708DF14" w:rsidR="00D27EED" w:rsidRDefault="00D27EED">
      <w:pPr>
        <w:pStyle w:val="oancuaDanhsach"/>
        <w:rPr>
          <w:ins w:id="2313" w:author="Phạm Khoa" w:date="2019-06-30T11:09:00Z"/>
        </w:rPr>
        <w:pPrChange w:id="2314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15" w:author="Phạm Khoa" w:date="2019-06-30T10:39:00Z">
        <w:r>
          <w:rPr>
            <w:noProof/>
          </w:rPr>
          <w:drawing>
            <wp:inline distT="0" distB="0" distL="0" distR="0" wp14:anchorId="62B5408E" wp14:editId="77D962F0">
              <wp:extent cx="5919746" cy="4391025"/>
              <wp:effectExtent l="0" t="0" r="5080" b="0"/>
              <wp:docPr id="118" name="Picture 1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5"/>
                      <a:srcRect l="401"/>
                      <a:stretch/>
                    </pic:blipFill>
                    <pic:spPr bwMode="auto">
                      <a:xfrm>
                        <a:off x="0" y="0"/>
                        <a:ext cx="5919746" cy="43910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A62CC5F" w14:textId="7B4724A3" w:rsidR="00662AC7" w:rsidRDefault="00662AC7">
      <w:pPr>
        <w:pStyle w:val="oancuaDanhsach"/>
        <w:rPr>
          <w:ins w:id="2316" w:author="Phạm Khoa" w:date="2019-06-30T11:09:00Z"/>
        </w:rPr>
        <w:pPrChange w:id="231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3557008" w14:textId="3A8B1233" w:rsidR="00662AC7" w:rsidRDefault="00662AC7">
      <w:pPr>
        <w:pStyle w:val="oancuaDanhsach"/>
        <w:rPr>
          <w:ins w:id="2318" w:author="Phạm Khoa" w:date="2019-06-30T11:09:00Z"/>
        </w:rPr>
        <w:pPrChange w:id="2319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8AA1D29" w14:textId="621249C6" w:rsidR="00662AC7" w:rsidRDefault="00662AC7">
      <w:pPr>
        <w:pStyle w:val="oancuaDanhsach"/>
        <w:rPr>
          <w:ins w:id="2320" w:author="Phạm Khoa" w:date="2019-06-30T11:09:00Z"/>
        </w:rPr>
        <w:pPrChange w:id="2321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2A5140F" w14:textId="7348FE3E" w:rsidR="00662AC7" w:rsidRDefault="00662AC7">
      <w:pPr>
        <w:pStyle w:val="oancuaDanhsach"/>
        <w:rPr>
          <w:ins w:id="2322" w:author="Phạm Khoa" w:date="2019-06-30T11:11:00Z"/>
        </w:rPr>
        <w:pPrChange w:id="232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24" w:author="Phạm Khoa" w:date="2019-06-30T11:09:00Z">
        <w:r w:rsidRPr="0013602B">
          <w:t>5)</w:t>
        </w:r>
        <w:r w:rsidRPr="00177A8D">
          <w:t xml:space="preserve"> Màn hình “Khách hàng”:</w:t>
        </w:r>
      </w:ins>
      <w:ins w:id="2325" w:author="Phạm Khoa" w:date="2019-06-30T11:11:00Z">
        <w:r w:rsidR="00877B3D">
          <w:t xml:space="preserve"> Gồm 3 màn hình khác:</w:t>
        </w:r>
      </w:ins>
    </w:p>
    <w:p w14:paraId="524E955F" w14:textId="647B7898" w:rsidR="00877B3D" w:rsidRDefault="000B2FC1">
      <w:pPr>
        <w:pStyle w:val="oancuaDanhsach"/>
        <w:rPr>
          <w:ins w:id="2326" w:author="Phạm Khoa" w:date="2019-06-30T11:12:00Z"/>
        </w:rPr>
        <w:pPrChange w:id="232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28" w:author="Phạm Khoa" w:date="2019-06-30T11:14:00Z">
        <w:r>
          <w:t>*</w:t>
        </w:r>
      </w:ins>
      <w:ins w:id="2329" w:author="Phạm Khoa" w:date="2019-06-30T11:11:00Z">
        <w:r w:rsidR="00877B3D">
          <w:t>Màn hình “Phiếu thu tiền”</w:t>
        </w:r>
      </w:ins>
      <w:ins w:id="2330" w:author="Phạm Khoa" w:date="2019-06-30T11:12:00Z">
        <w:r w:rsidR="00877B3D">
          <w:t>: Để thu 1 tiền khách hàng (Khách hàng trả nợ)</w:t>
        </w:r>
      </w:ins>
    </w:p>
    <w:p w14:paraId="391E65FA" w14:textId="32B64690" w:rsidR="00877B3D" w:rsidRDefault="00877B3D">
      <w:pPr>
        <w:pStyle w:val="oancuaDanhsach"/>
        <w:rPr>
          <w:ins w:id="2331" w:author="Phạm Khoa" w:date="2019-06-30T11:13:00Z"/>
        </w:rPr>
        <w:pPrChange w:id="233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33" w:author="Phạm Khoa" w:date="2019-06-30T11:12:00Z">
        <w:r>
          <w:lastRenderedPageBreak/>
          <w:t>-Nhập “CMND Khách hàng</w:t>
        </w:r>
      </w:ins>
      <w:ins w:id="2334" w:author="Phạm Khoa" w:date="2019-06-30T11:13:00Z">
        <w:r>
          <w:t>”.</w:t>
        </w:r>
      </w:ins>
    </w:p>
    <w:p w14:paraId="3DE24523" w14:textId="5392529C" w:rsidR="00877B3D" w:rsidRDefault="00877B3D">
      <w:pPr>
        <w:pStyle w:val="oancuaDanhsach"/>
        <w:rPr>
          <w:ins w:id="2335" w:author="Phạm Khoa" w:date="2019-06-30T11:11:00Z"/>
        </w:rPr>
        <w:pPrChange w:id="233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37" w:author="Phạm Khoa" w:date="2019-06-30T11:13:00Z">
        <w:r>
          <w:t>-Nhập “Số tiền thu”.</w:t>
        </w:r>
      </w:ins>
      <w:ins w:id="2338" w:author="Phạm Khoa" w:date="2019-06-30T11:12:00Z">
        <w:r>
          <w:t xml:space="preserve"> </w:t>
        </w:r>
      </w:ins>
    </w:p>
    <w:p w14:paraId="6D6E5216" w14:textId="1A38D399" w:rsidR="00877B3D" w:rsidRDefault="00877B3D">
      <w:pPr>
        <w:pStyle w:val="oancuaDanhsach"/>
        <w:rPr>
          <w:ins w:id="2339" w:author="Phạm Khoa" w:date="2019-06-30T11:13:00Z"/>
        </w:rPr>
        <w:pPrChange w:id="234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41" w:author="Phạm Khoa" w:date="2019-06-30T11:13:00Z">
        <w:r>
          <w:t>-Nút “Thu” để tiền hành lưu phiếu thu và trừ tiền nợ cho Khách hàng.</w:t>
        </w:r>
      </w:ins>
    </w:p>
    <w:p w14:paraId="111A430A" w14:textId="170CE35F" w:rsidR="00877B3D" w:rsidRDefault="00877B3D">
      <w:pPr>
        <w:pStyle w:val="oancuaDanhsach"/>
        <w:rPr>
          <w:ins w:id="2342" w:author="Phạm Khoa" w:date="2019-06-30T11:09:00Z"/>
        </w:rPr>
        <w:pPrChange w:id="234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44" w:author="Phạm Khoa" w:date="2019-06-30T11:14:00Z">
        <w:r>
          <w:t xml:space="preserve">-Số tiền thu được </w:t>
        </w:r>
        <w:r w:rsidR="000B2FC1">
          <w:t>theo “Quy định Phiếu thu tiền” trong phần “Quy Định”. Liên quan đến số tiền nợ của Khách hàng.</w:t>
        </w:r>
      </w:ins>
    </w:p>
    <w:p w14:paraId="392BF255" w14:textId="6FCE4B30" w:rsidR="00662AC7" w:rsidRDefault="00662AC7">
      <w:pPr>
        <w:pStyle w:val="oancuaDanhsach"/>
        <w:ind w:left="270"/>
        <w:rPr>
          <w:ins w:id="2345" w:author="Phạm Khoa" w:date="2019-06-30T11:15:00Z"/>
        </w:rPr>
        <w:pPrChange w:id="2346" w:author="Phạm Khoa" w:date="2019-06-30T11:1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47" w:author="Phạm Khoa" w:date="2019-06-30T11:10:00Z">
        <w:r>
          <w:rPr>
            <w:noProof/>
          </w:rPr>
          <w:drawing>
            <wp:inline distT="0" distB="0" distL="0" distR="0" wp14:anchorId="0DACEC1A" wp14:editId="752C7281">
              <wp:extent cx="5923721" cy="4369377"/>
              <wp:effectExtent l="0" t="0" r="1270" b="0"/>
              <wp:docPr id="123" name="Picture 1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6949" cy="43791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CDA11A" w14:textId="77777777" w:rsidR="000B2FC1" w:rsidRDefault="000B2FC1">
      <w:pPr>
        <w:pStyle w:val="oancuaDanhsach"/>
        <w:rPr>
          <w:ins w:id="2348" w:author="Phạm Khoa" w:date="2019-06-30T11:15:00Z"/>
        </w:rPr>
        <w:pPrChange w:id="234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AD49983" w14:textId="77777777" w:rsidR="000B2FC1" w:rsidRDefault="000B2FC1">
      <w:pPr>
        <w:pStyle w:val="oancuaDanhsach"/>
        <w:rPr>
          <w:ins w:id="2350" w:author="Phạm Khoa" w:date="2019-06-30T11:16:00Z"/>
        </w:rPr>
        <w:pPrChange w:id="235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92B3C3" w14:textId="77777777" w:rsidR="000B2FC1" w:rsidRDefault="000B2FC1">
      <w:pPr>
        <w:pStyle w:val="oancuaDanhsach"/>
        <w:rPr>
          <w:ins w:id="2352" w:author="Phạm Khoa" w:date="2019-06-30T11:16:00Z"/>
        </w:rPr>
        <w:pPrChange w:id="235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E7ED6B6" w14:textId="77777777" w:rsidR="000B2FC1" w:rsidRDefault="000B2FC1">
      <w:pPr>
        <w:pStyle w:val="oancuaDanhsach"/>
        <w:rPr>
          <w:ins w:id="2354" w:author="Phạm Khoa" w:date="2019-06-30T11:16:00Z"/>
        </w:rPr>
        <w:pPrChange w:id="235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DFE327" w14:textId="77777777" w:rsidR="000B2FC1" w:rsidRDefault="000B2FC1">
      <w:pPr>
        <w:pStyle w:val="oancuaDanhsach"/>
        <w:rPr>
          <w:ins w:id="2356" w:author="Phạm Khoa" w:date="2019-06-30T11:16:00Z"/>
        </w:rPr>
        <w:pPrChange w:id="235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9B599A5" w14:textId="77777777" w:rsidR="000B2FC1" w:rsidRDefault="000B2FC1">
      <w:pPr>
        <w:pStyle w:val="oancuaDanhsach"/>
        <w:rPr>
          <w:ins w:id="2358" w:author="Phạm Khoa" w:date="2019-06-30T11:16:00Z"/>
        </w:rPr>
        <w:pPrChange w:id="235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19B5C3" w14:textId="77777777" w:rsidR="000B2FC1" w:rsidRDefault="000B2FC1">
      <w:pPr>
        <w:pStyle w:val="oancuaDanhsach"/>
        <w:rPr>
          <w:ins w:id="2360" w:author="Phạm Khoa" w:date="2019-06-30T11:16:00Z"/>
        </w:rPr>
        <w:pPrChange w:id="236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D586FF2" w14:textId="77777777" w:rsidR="000B2FC1" w:rsidRDefault="000B2FC1">
      <w:pPr>
        <w:pStyle w:val="oancuaDanhsach"/>
        <w:rPr>
          <w:ins w:id="2362" w:author="Phạm Khoa" w:date="2019-06-30T11:16:00Z"/>
        </w:rPr>
        <w:pPrChange w:id="236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034F9DF" w14:textId="77777777" w:rsidR="000B2FC1" w:rsidRDefault="000B2FC1">
      <w:pPr>
        <w:pStyle w:val="oancuaDanhsach"/>
        <w:rPr>
          <w:ins w:id="2364" w:author="Phạm Khoa" w:date="2019-06-30T11:16:00Z"/>
        </w:rPr>
        <w:pPrChange w:id="236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56C92C6" w14:textId="77777777" w:rsidR="000B2FC1" w:rsidRDefault="000B2FC1">
      <w:pPr>
        <w:pStyle w:val="oancuaDanhsach"/>
        <w:rPr>
          <w:ins w:id="2366" w:author="Phạm Khoa" w:date="2019-06-30T11:16:00Z"/>
        </w:rPr>
        <w:pPrChange w:id="236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FE4FB70" w14:textId="77777777" w:rsidR="000B2FC1" w:rsidRDefault="000B2FC1">
      <w:pPr>
        <w:pStyle w:val="oancuaDanhsach"/>
        <w:rPr>
          <w:ins w:id="2368" w:author="Phạm Khoa" w:date="2019-06-30T11:16:00Z"/>
        </w:rPr>
        <w:pPrChange w:id="236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99E477A" w14:textId="77777777" w:rsidR="000B2FC1" w:rsidRDefault="000B2FC1">
      <w:pPr>
        <w:pStyle w:val="oancuaDanhsach"/>
        <w:rPr>
          <w:ins w:id="2370" w:author="Phạm Khoa" w:date="2019-06-30T11:16:00Z"/>
        </w:rPr>
        <w:pPrChange w:id="237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9F5F7D3" w14:textId="77777777" w:rsidR="000B2FC1" w:rsidRDefault="000B2FC1">
      <w:pPr>
        <w:pStyle w:val="oancuaDanhsach"/>
        <w:rPr>
          <w:ins w:id="2372" w:author="Phạm Khoa" w:date="2019-06-30T11:16:00Z"/>
        </w:rPr>
        <w:pPrChange w:id="237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82766D3" w14:textId="0A37466F" w:rsidR="000B2FC1" w:rsidRDefault="000B2FC1">
      <w:pPr>
        <w:pStyle w:val="oancuaDanhsach"/>
        <w:rPr>
          <w:ins w:id="2374" w:author="Phạm Khoa" w:date="2019-06-30T11:16:00Z"/>
        </w:rPr>
        <w:pPrChange w:id="237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76" w:author="Phạm Khoa" w:date="2019-06-30T11:15:00Z">
        <w:r>
          <w:t>*Màn hình “Thêm khách hàng”</w:t>
        </w:r>
      </w:ins>
      <w:ins w:id="2377" w:author="Phạm Khoa" w:date="2019-06-30T11:16:00Z">
        <w:r>
          <w:t>: Thêm Khách hàng mới.</w:t>
        </w:r>
      </w:ins>
    </w:p>
    <w:p w14:paraId="1A8ACCAB" w14:textId="5742B0DB" w:rsidR="000B2FC1" w:rsidRDefault="000B2FC1">
      <w:pPr>
        <w:pStyle w:val="oancuaDanhsach"/>
        <w:rPr>
          <w:ins w:id="2378" w:author="Phạm Khoa" w:date="2019-06-30T11:18:00Z"/>
        </w:rPr>
        <w:pPrChange w:id="237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80" w:author="Phạm Khoa" w:date="2019-06-30T11:18:00Z">
        <w:r>
          <w:t xml:space="preserve">-Điền thông tin Khách hàng vào các ô. </w:t>
        </w:r>
      </w:ins>
    </w:p>
    <w:p w14:paraId="348793C2" w14:textId="53C5BEA9" w:rsidR="000B2FC1" w:rsidRDefault="000B2FC1">
      <w:pPr>
        <w:pStyle w:val="oancuaDanhsach"/>
        <w:rPr>
          <w:ins w:id="2381" w:author="Phạm Khoa" w:date="2019-06-30T11:19:00Z"/>
        </w:rPr>
        <w:pPrChange w:id="238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83" w:author="Phạm Khoa" w:date="2019-06-30T11:19:00Z">
        <w:r>
          <w:lastRenderedPageBreak/>
          <w:t xml:space="preserve">-CMND Khách hàng chính được sử dụng </w:t>
        </w:r>
        <w:proofErr w:type="gramStart"/>
        <w:r>
          <w:t>làm  “</w:t>
        </w:r>
        <w:proofErr w:type="gramEnd"/>
        <w:r>
          <w:t>Mã số Khách hàng”.</w:t>
        </w:r>
      </w:ins>
    </w:p>
    <w:p w14:paraId="64302A9D" w14:textId="5BAA1DE2" w:rsidR="000B2FC1" w:rsidRDefault="000B2FC1">
      <w:pPr>
        <w:pStyle w:val="oancuaDanhsach"/>
        <w:rPr>
          <w:ins w:id="2384" w:author="Phạm Khoa" w:date="2019-06-30T11:15:00Z"/>
        </w:rPr>
        <w:pPrChange w:id="238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86" w:author="Phạm Khoa" w:date="2019-06-30T11:20:00Z">
        <w:r>
          <w:t>-Nút thêm để lưu thông tin Khách hàng.</w:t>
        </w:r>
      </w:ins>
    </w:p>
    <w:p w14:paraId="5759D35E" w14:textId="28494E34" w:rsidR="000B2FC1" w:rsidRDefault="000B2FC1">
      <w:pPr>
        <w:pStyle w:val="oancuaDanhsach"/>
        <w:rPr>
          <w:ins w:id="2387" w:author="Phạm Khoa" w:date="2019-06-30T11:20:00Z"/>
        </w:rPr>
        <w:pPrChange w:id="238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89" w:author="Phạm Khoa" w:date="2019-06-30T11:18:00Z">
        <w:r>
          <w:rPr>
            <w:noProof/>
          </w:rPr>
          <w:drawing>
            <wp:inline distT="0" distB="0" distL="0" distR="0" wp14:anchorId="5A7ACC4B" wp14:editId="1AFB2CC9">
              <wp:extent cx="5943600" cy="4384040"/>
              <wp:effectExtent l="0" t="0" r="0" b="0"/>
              <wp:docPr id="134" name="Picture 1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4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8F7CA6" w14:textId="77777777" w:rsidR="000B2FC1" w:rsidRDefault="000B2FC1" w:rsidP="000B2FC1">
      <w:pPr>
        <w:pStyle w:val="oancuaDanhsach"/>
        <w:rPr>
          <w:ins w:id="2390" w:author="Phạm Khoa" w:date="2019-06-30T11:20:00Z"/>
        </w:rPr>
      </w:pPr>
    </w:p>
    <w:p w14:paraId="5A083F9E" w14:textId="77777777" w:rsidR="000B2FC1" w:rsidRDefault="000B2FC1" w:rsidP="000B2FC1">
      <w:pPr>
        <w:pStyle w:val="oancuaDanhsach"/>
        <w:rPr>
          <w:ins w:id="2391" w:author="Phạm Khoa" w:date="2019-06-30T11:20:00Z"/>
        </w:rPr>
      </w:pPr>
    </w:p>
    <w:p w14:paraId="2ED6D000" w14:textId="77777777" w:rsidR="000B2FC1" w:rsidRDefault="000B2FC1" w:rsidP="000B2FC1">
      <w:pPr>
        <w:pStyle w:val="oancuaDanhsach"/>
        <w:rPr>
          <w:ins w:id="2392" w:author="Phạm Khoa" w:date="2019-06-30T11:20:00Z"/>
        </w:rPr>
      </w:pPr>
    </w:p>
    <w:p w14:paraId="64B7753E" w14:textId="77777777" w:rsidR="000B2FC1" w:rsidRDefault="000B2FC1" w:rsidP="000B2FC1">
      <w:pPr>
        <w:pStyle w:val="oancuaDanhsach"/>
        <w:rPr>
          <w:ins w:id="2393" w:author="Phạm Khoa" w:date="2019-06-30T11:20:00Z"/>
        </w:rPr>
      </w:pPr>
    </w:p>
    <w:p w14:paraId="0DFAB1AB" w14:textId="77777777" w:rsidR="000B2FC1" w:rsidRDefault="000B2FC1" w:rsidP="000B2FC1">
      <w:pPr>
        <w:pStyle w:val="oancuaDanhsach"/>
        <w:rPr>
          <w:ins w:id="2394" w:author="Phạm Khoa" w:date="2019-06-30T11:20:00Z"/>
        </w:rPr>
      </w:pPr>
    </w:p>
    <w:p w14:paraId="45D2A008" w14:textId="77777777" w:rsidR="000B2FC1" w:rsidRDefault="000B2FC1" w:rsidP="000B2FC1">
      <w:pPr>
        <w:pStyle w:val="oancuaDanhsach"/>
        <w:rPr>
          <w:ins w:id="2395" w:author="Phạm Khoa" w:date="2019-06-30T11:20:00Z"/>
        </w:rPr>
      </w:pPr>
    </w:p>
    <w:p w14:paraId="356F055F" w14:textId="77777777" w:rsidR="000B2FC1" w:rsidRDefault="000B2FC1" w:rsidP="000B2FC1">
      <w:pPr>
        <w:pStyle w:val="oancuaDanhsach"/>
        <w:rPr>
          <w:ins w:id="2396" w:author="Phạm Khoa" w:date="2019-06-30T11:20:00Z"/>
        </w:rPr>
      </w:pPr>
    </w:p>
    <w:p w14:paraId="201F6D36" w14:textId="77777777" w:rsidR="000B2FC1" w:rsidRDefault="000B2FC1" w:rsidP="000B2FC1">
      <w:pPr>
        <w:pStyle w:val="oancuaDanhsach"/>
        <w:rPr>
          <w:ins w:id="2397" w:author="Phạm Khoa" w:date="2019-06-30T11:20:00Z"/>
        </w:rPr>
      </w:pPr>
    </w:p>
    <w:p w14:paraId="4C04836B" w14:textId="77777777" w:rsidR="000B2FC1" w:rsidRDefault="000B2FC1" w:rsidP="000B2FC1">
      <w:pPr>
        <w:pStyle w:val="oancuaDanhsach"/>
        <w:rPr>
          <w:ins w:id="2398" w:author="Phạm Khoa" w:date="2019-06-30T11:20:00Z"/>
        </w:rPr>
      </w:pPr>
    </w:p>
    <w:p w14:paraId="7F7F8C45" w14:textId="77777777" w:rsidR="000B2FC1" w:rsidRDefault="000B2FC1" w:rsidP="000B2FC1">
      <w:pPr>
        <w:pStyle w:val="oancuaDanhsach"/>
        <w:rPr>
          <w:ins w:id="2399" w:author="Phạm Khoa" w:date="2019-06-30T11:20:00Z"/>
        </w:rPr>
      </w:pPr>
    </w:p>
    <w:p w14:paraId="20730D0B" w14:textId="77777777" w:rsidR="000B2FC1" w:rsidRDefault="000B2FC1" w:rsidP="000B2FC1">
      <w:pPr>
        <w:pStyle w:val="oancuaDanhsach"/>
        <w:rPr>
          <w:ins w:id="2400" w:author="Phạm Khoa" w:date="2019-06-30T11:20:00Z"/>
        </w:rPr>
      </w:pPr>
    </w:p>
    <w:p w14:paraId="310BC004" w14:textId="77777777" w:rsidR="000B2FC1" w:rsidRDefault="000B2FC1" w:rsidP="000B2FC1">
      <w:pPr>
        <w:pStyle w:val="oancuaDanhsach"/>
        <w:rPr>
          <w:ins w:id="2401" w:author="Phạm Khoa" w:date="2019-06-30T11:20:00Z"/>
        </w:rPr>
      </w:pPr>
    </w:p>
    <w:p w14:paraId="5985BE44" w14:textId="77777777" w:rsidR="000B2FC1" w:rsidRDefault="000B2FC1" w:rsidP="000B2FC1">
      <w:pPr>
        <w:pStyle w:val="oancuaDanhsach"/>
        <w:rPr>
          <w:ins w:id="2402" w:author="Phạm Khoa" w:date="2019-06-30T11:20:00Z"/>
        </w:rPr>
      </w:pPr>
    </w:p>
    <w:p w14:paraId="2A2A14CE" w14:textId="77777777" w:rsidR="000B2FC1" w:rsidRDefault="000B2FC1" w:rsidP="000B2FC1">
      <w:pPr>
        <w:pStyle w:val="oancuaDanhsach"/>
        <w:rPr>
          <w:ins w:id="2403" w:author="Phạm Khoa" w:date="2019-06-30T11:20:00Z"/>
        </w:rPr>
      </w:pPr>
    </w:p>
    <w:p w14:paraId="0AF8FAA2" w14:textId="77777777" w:rsidR="000B2FC1" w:rsidRDefault="000B2FC1" w:rsidP="000B2FC1">
      <w:pPr>
        <w:pStyle w:val="oancuaDanhsach"/>
        <w:rPr>
          <w:ins w:id="2404" w:author="Phạm Khoa" w:date="2019-06-30T11:20:00Z"/>
        </w:rPr>
      </w:pPr>
    </w:p>
    <w:p w14:paraId="6867C78C" w14:textId="77777777" w:rsidR="000B2FC1" w:rsidRDefault="000B2FC1" w:rsidP="000B2FC1">
      <w:pPr>
        <w:pStyle w:val="oancuaDanhsach"/>
        <w:rPr>
          <w:ins w:id="2405" w:author="Phạm Khoa" w:date="2019-06-30T11:20:00Z"/>
        </w:rPr>
      </w:pPr>
    </w:p>
    <w:p w14:paraId="2BE629A9" w14:textId="7C71C7B2" w:rsidR="000B2FC1" w:rsidRDefault="000B2FC1" w:rsidP="000B2FC1">
      <w:pPr>
        <w:pStyle w:val="oancuaDanhsach"/>
        <w:rPr>
          <w:ins w:id="2406" w:author="Phạm Khoa" w:date="2019-06-30T11:22:00Z"/>
        </w:rPr>
      </w:pPr>
      <w:ins w:id="2407" w:author="Phạm Khoa" w:date="2019-06-30T11:20:00Z">
        <w:r>
          <w:t>*Màn hình “</w:t>
        </w:r>
      </w:ins>
      <w:ins w:id="2408" w:author="Phạm Khoa" w:date="2019-06-30T11:21:00Z">
        <w:r>
          <w:t>Danh sách</w:t>
        </w:r>
      </w:ins>
      <w:ins w:id="2409" w:author="Phạm Khoa" w:date="2019-06-30T11:20:00Z">
        <w:r>
          <w:t xml:space="preserve"> </w:t>
        </w:r>
      </w:ins>
      <w:ins w:id="2410" w:author="Phạm Khoa" w:date="2019-06-30T11:21:00Z">
        <w:r>
          <w:t>KH</w:t>
        </w:r>
      </w:ins>
      <w:ins w:id="2411" w:author="Phạm Khoa" w:date="2019-06-30T11:20:00Z">
        <w:r>
          <w:t xml:space="preserve">”: </w:t>
        </w:r>
      </w:ins>
      <w:ins w:id="2412" w:author="Phạm Khoa" w:date="2019-06-30T11:21:00Z">
        <w:r>
          <w:t>Liệt kê danh sách các khách hàng và thay đổi thông tin khách hàng khi cần thiết.</w:t>
        </w:r>
      </w:ins>
    </w:p>
    <w:p w14:paraId="4623258E" w14:textId="327C9052" w:rsidR="001E41D9" w:rsidRDefault="000B2FC1">
      <w:pPr>
        <w:pStyle w:val="oancuaDanhsach"/>
        <w:rPr>
          <w:ins w:id="2413" w:author="Phạm Khoa" w:date="2019-06-30T11:28:00Z"/>
        </w:rPr>
      </w:pPr>
      <w:ins w:id="2414" w:author="Phạm Khoa" w:date="2019-06-30T11:22:00Z">
        <w:r>
          <w:lastRenderedPageBreak/>
          <w:t>-</w:t>
        </w:r>
      </w:ins>
      <w:ins w:id="2415" w:author="Phạm Khoa" w:date="2019-06-30T11:27:00Z">
        <w:r w:rsidR="001E41D9">
          <w:t xml:space="preserve">Để sửa thông tin khách hàng: Chọn khách hàng rồi điền thông tin cần sửa vào </w:t>
        </w:r>
      </w:ins>
      <w:ins w:id="2416" w:author="Phạm Khoa" w:date="2019-06-30T11:28:00Z">
        <w:r w:rsidR="001E41D9">
          <w:t>các ô bên trên, sau đó nhấn “Sửa”.</w:t>
        </w:r>
      </w:ins>
    </w:p>
    <w:p w14:paraId="6FB9617E" w14:textId="3AD15DA2" w:rsidR="001E41D9" w:rsidRDefault="001E41D9">
      <w:pPr>
        <w:pStyle w:val="oancuaDanhsach"/>
        <w:rPr>
          <w:ins w:id="2417" w:author="Phạm Khoa" w:date="2019-06-30T11:21:00Z"/>
        </w:rPr>
      </w:pPr>
      <w:ins w:id="2418" w:author="Phạm Khoa" w:date="2019-06-30T11:28:00Z">
        <w:r>
          <w:t>-Khách hàng thì không có tính năng xóa.</w:t>
        </w:r>
      </w:ins>
    </w:p>
    <w:p w14:paraId="34263429" w14:textId="2BE6F197" w:rsidR="000B2FC1" w:rsidRDefault="000B2FC1" w:rsidP="000B2FC1">
      <w:pPr>
        <w:pStyle w:val="oancuaDanhsach"/>
        <w:rPr>
          <w:ins w:id="2419" w:author="Phạm Khoa" w:date="2019-06-30T11:20:00Z"/>
        </w:rPr>
      </w:pPr>
      <w:ins w:id="2420" w:author="Phạm Khoa" w:date="2019-06-30T11:22:00Z">
        <w:r>
          <w:rPr>
            <w:noProof/>
          </w:rPr>
          <w:drawing>
            <wp:inline distT="0" distB="0" distL="0" distR="0" wp14:anchorId="55CEEFA4" wp14:editId="2A0427A6">
              <wp:extent cx="5943600" cy="4392930"/>
              <wp:effectExtent l="0" t="0" r="0" b="7620"/>
              <wp:docPr id="135" name="Picture 1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92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49F856" w14:textId="42136E12" w:rsidR="000B2FC1" w:rsidRDefault="000B2FC1">
      <w:pPr>
        <w:pStyle w:val="oancuaDanhsach"/>
        <w:rPr>
          <w:ins w:id="2421" w:author="Phạm Khoa" w:date="2019-06-30T11:29:00Z"/>
        </w:rPr>
        <w:pPrChange w:id="242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E728EF6" w14:textId="0BE37F30" w:rsidR="00D13597" w:rsidRDefault="00D13597">
      <w:pPr>
        <w:pStyle w:val="oancuaDanhsach"/>
        <w:rPr>
          <w:ins w:id="2423" w:author="Phạm Khoa" w:date="2019-06-30T11:29:00Z"/>
        </w:rPr>
        <w:pPrChange w:id="242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19305D1" w14:textId="7052F14C" w:rsidR="00D13597" w:rsidRDefault="00D13597">
      <w:pPr>
        <w:pStyle w:val="oancuaDanhsach"/>
        <w:rPr>
          <w:ins w:id="2425" w:author="Phạm Khoa" w:date="2019-06-30T11:29:00Z"/>
        </w:rPr>
        <w:pPrChange w:id="242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FFF0AA" w14:textId="4DC06D91" w:rsidR="00D13597" w:rsidRDefault="00D13597">
      <w:pPr>
        <w:pStyle w:val="oancuaDanhsach"/>
        <w:rPr>
          <w:ins w:id="2427" w:author="Phạm Khoa" w:date="2019-06-30T11:29:00Z"/>
        </w:rPr>
        <w:pPrChange w:id="242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A383C46" w14:textId="0A6D3927" w:rsidR="00D13597" w:rsidRDefault="00D13597">
      <w:pPr>
        <w:pStyle w:val="oancuaDanhsach"/>
        <w:rPr>
          <w:ins w:id="2429" w:author="Phạm Khoa" w:date="2019-06-30T11:29:00Z"/>
        </w:rPr>
        <w:pPrChange w:id="243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B3639FA" w14:textId="0A5AF720" w:rsidR="00D13597" w:rsidRDefault="00D13597">
      <w:pPr>
        <w:pStyle w:val="oancuaDanhsach"/>
        <w:rPr>
          <w:ins w:id="2431" w:author="Phạm Khoa" w:date="2019-06-30T11:29:00Z"/>
        </w:rPr>
        <w:pPrChange w:id="243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EC74F27" w14:textId="1F3484C7" w:rsidR="00D13597" w:rsidRDefault="00D13597">
      <w:pPr>
        <w:pStyle w:val="oancuaDanhsach"/>
        <w:rPr>
          <w:ins w:id="2433" w:author="Phạm Khoa" w:date="2019-06-30T11:29:00Z"/>
        </w:rPr>
        <w:pPrChange w:id="243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CD69891" w14:textId="0FA7B717" w:rsidR="00D13597" w:rsidRDefault="00D13597">
      <w:pPr>
        <w:pStyle w:val="oancuaDanhsach"/>
        <w:rPr>
          <w:ins w:id="2435" w:author="Phạm Khoa" w:date="2019-06-30T11:29:00Z"/>
        </w:rPr>
        <w:pPrChange w:id="243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0279A9D" w14:textId="7A6347C8" w:rsidR="00D13597" w:rsidRDefault="00D13597">
      <w:pPr>
        <w:pStyle w:val="oancuaDanhsach"/>
        <w:rPr>
          <w:ins w:id="2437" w:author="Phạm Khoa" w:date="2019-06-30T11:29:00Z"/>
        </w:rPr>
        <w:pPrChange w:id="243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DC5C030" w14:textId="366AC715" w:rsidR="00D13597" w:rsidRDefault="00D13597">
      <w:pPr>
        <w:pStyle w:val="oancuaDanhsach"/>
        <w:rPr>
          <w:ins w:id="2439" w:author="Phạm Khoa" w:date="2019-06-30T11:29:00Z"/>
        </w:rPr>
        <w:pPrChange w:id="244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643BB5" w14:textId="555368BE" w:rsidR="00D13597" w:rsidRDefault="00D13597">
      <w:pPr>
        <w:pStyle w:val="oancuaDanhsach"/>
        <w:rPr>
          <w:ins w:id="2441" w:author="Phạm Khoa" w:date="2019-06-30T11:29:00Z"/>
        </w:rPr>
        <w:pPrChange w:id="244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E620A1" w14:textId="467EB800" w:rsidR="00D13597" w:rsidRDefault="00D13597">
      <w:pPr>
        <w:pStyle w:val="oancuaDanhsach"/>
        <w:rPr>
          <w:ins w:id="2443" w:author="Phạm Khoa" w:date="2019-06-30T11:29:00Z"/>
        </w:rPr>
        <w:pPrChange w:id="244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665A70E" w14:textId="04C66967" w:rsidR="00D13597" w:rsidRDefault="00D13597">
      <w:pPr>
        <w:pStyle w:val="oancuaDanhsach"/>
        <w:rPr>
          <w:ins w:id="2445" w:author="Phạm Khoa" w:date="2019-06-30T11:29:00Z"/>
        </w:rPr>
        <w:pPrChange w:id="244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AC6596D" w14:textId="36618F9A" w:rsidR="00D13597" w:rsidRDefault="00D13597">
      <w:pPr>
        <w:pStyle w:val="oancuaDanhsach"/>
        <w:rPr>
          <w:ins w:id="2447" w:author="Phạm Khoa" w:date="2019-06-30T11:29:00Z"/>
        </w:rPr>
        <w:pPrChange w:id="244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37CE32" w14:textId="7C121E96" w:rsidR="00D13597" w:rsidRDefault="00D13597">
      <w:pPr>
        <w:rPr>
          <w:ins w:id="2449" w:author="Phạm Khoa" w:date="2019-06-30T11:29:00Z"/>
        </w:rPr>
        <w:pPrChange w:id="245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A50CD6C" w14:textId="7345C966" w:rsidR="00D13597" w:rsidRDefault="004C4713" w:rsidP="00D13597">
      <w:pPr>
        <w:pStyle w:val="oancuaDanhsach"/>
        <w:rPr>
          <w:ins w:id="2451" w:author="Phạm Khoa" w:date="2019-06-30T11:30:00Z"/>
        </w:rPr>
      </w:pPr>
      <w:ins w:id="2452" w:author="Phạm Khoa" w:date="2019-06-30T18:56:00Z">
        <w:r>
          <w:t>6</w:t>
        </w:r>
      </w:ins>
      <w:ins w:id="2453" w:author="Phạm Khoa" w:date="2019-06-30T11:29:00Z">
        <w:r w:rsidR="00D13597" w:rsidRPr="0013602B">
          <w:t xml:space="preserve">) </w:t>
        </w:r>
        <w:r w:rsidR="00D13597" w:rsidRPr="00177A8D">
          <w:t>Màn hình “</w:t>
        </w:r>
        <w:r w:rsidR="00D13597">
          <w:t>Báo cáo tháng</w:t>
        </w:r>
        <w:r w:rsidR="00D13597" w:rsidRPr="00177A8D">
          <w:t>”:</w:t>
        </w:r>
      </w:ins>
      <w:ins w:id="2454" w:author="Phạm Khoa" w:date="2019-06-30T11:30:00Z">
        <w:r w:rsidR="00D13597">
          <w:t xml:space="preserve"> Gồm 3 màn hình khác:</w:t>
        </w:r>
      </w:ins>
    </w:p>
    <w:p w14:paraId="5D3D95F7" w14:textId="3F19287A" w:rsidR="00D13597" w:rsidRDefault="00D13597" w:rsidP="00D13597">
      <w:pPr>
        <w:pStyle w:val="oancuaDanhsach"/>
        <w:rPr>
          <w:ins w:id="2455" w:author="Phạm Khoa" w:date="2019-06-30T11:30:00Z"/>
        </w:rPr>
      </w:pPr>
      <w:ins w:id="2456" w:author="Phạm Khoa" w:date="2019-06-30T11:30:00Z">
        <w:r>
          <w:lastRenderedPageBreak/>
          <w:t>*Màn hình “Lập báo cáo tháng”:</w:t>
        </w:r>
      </w:ins>
      <w:ins w:id="2457" w:author="Phạm Khoa" w:date="2019-06-30T12:06:00Z">
        <w:r w:rsidR="00A13536">
          <w:t xml:space="preserve"> Thống kê sách mỗi cuối tháng.</w:t>
        </w:r>
      </w:ins>
    </w:p>
    <w:p w14:paraId="60ED1821" w14:textId="7B076BB9" w:rsidR="00A13536" w:rsidRDefault="00D13597">
      <w:pPr>
        <w:pStyle w:val="oancuaDanhsach"/>
        <w:rPr>
          <w:ins w:id="2458" w:author="Phạm Khoa" w:date="2019-06-30T12:08:00Z"/>
        </w:rPr>
      </w:pPr>
      <w:ins w:id="2459" w:author="Phạm Khoa" w:date="2019-06-30T11:30:00Z">
        <w:r>
          <w:t>-</w:t>
        </w:r>
      </w:ins>
      <w:ins w:id="2460" w:author="Phạm Khoa" w:date="2019-06-30T12:06:00Z">
        <w:r w:rsidR="00A13536">
          <w:t>Nút “Thống kê”</w:t>
        </w:r>
      </w:ins>
      <w:ins w:id="2461" w:author="Phạm Khoa" w:date="2019-06-30T12:07:00Z">
        <w:r w:rsidR="00A13536">
          <w:t xml:space="preserve"> để liệt kê các sách và lượng “tồn đầu”, “Lượng bán”, “Lượng nhập” và </w:t>
        </w:r>
      </w:ins>
      <w:ins w:id="2462" w:author="Phạm Khoa" w:date="2019-06-30T12:08:00Z">
        <w:r w:rsidR="00A13536">
          <w:t xml:space="preserve">      </w:t>
        </w:r>
        <w:proofErr w:type="gramStart"/>
        <w:r w:rsidR="00A13536">
          <w:t xml:space="preserve">   “</w:t>
        </w:r>
        <w:proofErr w:type="gramEnd"/>
        <w:r w:rsidR="00A13536">
          <w:t>Tồn cuối”.</w:t>
        </w:r>
      </w:ins>
    </w:p>
    <w:p w14:paraId="66BC9569" w14:textId="33EFA001" w:rsidR="00A13536" w:rsidRDefault="00A13536">
      <w:pPr>
        <w:pStyle w:val="oancuaDanhsach"/>
        <w:rPr>
          <w:ins w:id="2463" w:author="Phạm Khoa" w:date="2019-06-30T15:40:00Z"/>
          <w:i/>
        </w:rPr>
      </w:pPr>
      <w:ins w:id="2464" w:author="Phạm Khoa" w:date="2019-06-30T12:08:00Z">
        <w:r>
          <w:t>-Nút “Lưu”, lưu bản báo cáo vừa thống kê vào Database</w:t>
        </w:r>
        <w:r w:rsidRPr="00A13536">
          <w:rPr>
            <w:i/>
            <w:rPrChange w:id="2465" w:author="Phạm Khoa" w:date="2019-06-30T12:09:00Z">
              <w:rPr/>
            </w:rPrChange>
          </w:rPr>
          <w:t>. Lưu ý:</w:t>
        </w:r>
        <w:r>
          <w:t xml:space="preserve"> </w:t>
        </w:r>
        <w:r>
          <w:rPr>
            <w:i/>
          </w:rPr>
          <w:t>V</w:t>
        </w:r>
        <w:r w:rsidRPr="00A13536">
          <w:rPr>
            <w:i/>
            <w:rPrChange w:id="2466" w:author="Phạm Khoa" w:date="2019-06-30T12:09:00Z">
              <w:rPr/>
            </w:rPrChange>
          </w:rPr>
          <w:t>iệc này là nhất định phải làm mỗi cuối tháng, nếu không thì tháng đó sẽ không có báo cáo.</w:t>
        </w:r>
      </w:ins>
    </w:p>
    <w:p w14:paraId="0ADA0588" w14:textId="1E6CA43E" w:rsidR="0087476A" w:rsidRPr="0087476A" w:rsidRDefault="0087476A">
      <w:pPr>
        <w:pStyle w:val="oancuaDanhsach"/>
        <w:rPr>
          <w:ins w:id="2467" w:author="Phạm Khoa" w:date="2019-06-30T12:07:00Z"/>
        </w:rPr>
      </w:pPr>
      <w:ins w:id="2468" w:author="Phạm Khoa" w:date="2019-06-30T15:40:00Z">
        <w:r>
          <w:t>-Tính năng “Xuất Excel” chưa hoàn thiện.</w:t>
        </w:r>
      </w:ins>
    </w:p>
    <w:p w14:paraId="26177A7A" w14:textId="77777777" w:rsidR="00A13536" w:rsidRDefault="00A13536" w:rsidP="00D13597">
      <w:pPr>
        <w:pStyle w:val="oancuaDanhsach"/>
        <w:rPr>
          <w:ins w:id="2469" w:author="Phạm Khoa" w:date="2019-06-30T12:07:00Z"/>
        </w:rPr>
      </w:pPr>
    </w:p>
    <w:p w14:paraId="11FA9BC7" w14:textId="02C3A181" w:rsidR="00D13597" w:rsidRDefault="00F54E34" w:rsidP="00D13597">
      <w:pPr>
        <w:pStyle w:val="oancuaDanhsach"/>
        <w:rPr>
          <w:ins w:id="2470" w:author="Phạm Khoa" w:date="2019-06-30T11:29:00Z"/>
        </w:rPr>
      </w:pPr>
      <w:ins w:id="2471" w:author="Phạm Khoa" w:date="2019-06-30T12:05:00Z">
        <w:r>
          <w:rPr>
            <w:noProof/>
          </w:rPr>
          <w:drawing>
            <wp:inline distT="0" distB="0" distL="0" distR="0" wp14:anchorId="1F3FE025" wp14:editId="7E7C0248">
              <wp:extent cx="5943600" cy="4408170"/>
              <wp:effectExtent l="0" t="0" r="0" b="0"/>
              <wp:docPr id="140" name="Picture 1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08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1F4EBD" w14:textId="3E0537B5" w:rsidR="00D13597" w:rsidRDefault="00D13597">
      <w:pPr>
        <w:pStyle w:val="oancuaDanhsach"/>
        <w:rPr>
          <w:ins w:id="2472" w:author="Phạm Khoa" w:date="2019-06-30T12:17:00Z"/>
        </w:rPr>
        <w:pPrChange w:id="2473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036931B" w14:textId="77777777" w:rsidR="00653BA4" w:rsidRDefault="00653BA4">
      <w:pPr>
        <w:pStyle w:val="oancuaDanhsach"/>
        <w:rPr>
          <w:ins w:id="2474" w:author="Phạm Khoa" w:date="2019-06-30T15:42:00Z"/>
        </w:rPr>
        <w:pPrChange w:id="2475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54F6CA" w14:textId="77777777" w:rsidR="00653BA4" w:rsidRDefault="00653BA4">
      <w:pPr>
        <w:pStyle w:val="oancuaDanhsach"/>
        <w:rPr>
          <w:ins w:id="2476" w:author="Phạm Khoa" w:date="2019-06-30T15:42:00Z"/>
        </w:rPr>
        <w:pPrChange w:id="2477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19C08AF" w14:textId="77777777" w:rsidR="00653BA4" w:rsidRDefault="00653BA4">
      <w:pPr>
        <w:pStyle w:val="oancuaDanhsach"/>
        <w:rPr>
          <w:ins w:id="2478" w:author="Phạm Khoa" w:date="2019-06-30T15:42:00Z"/>
        </w:rPr>
        <w:pPrChange w:id="2479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59AE5C" w14:textId="77777777" w:rsidR="00653BA4" w:rsidRDefault="00653BA4">
      <w:pPr>
        <w:pStyle w:val="oancuaDanhsach"/>
        <w:rPr>
          <w:ins w:id="2480" w:author="Phạm Khoa" w:date="2019-06-30T15:42:00Z"/>
        </w:rPr>
        <w:pPrChange w:id="2481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8126550" w14:textId="77777777" w:rsidR="00653BA4" w:rsidRDefault="00653BA4">
      <w:pPr>
        <w:pStyle w:val="oancuaDanhsach"/>
        <w:rPr>
          <w:ins w:id="2482" w:author="Phạm Khoa" w:date="2019-06-30T15:42:00Z"/>
        </w:rPr>
        <w:pPrChange w:id="2483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E3A213" w14:textId="77777777" w:rsidR="00653BA4" w:rsidRDefault="00653BA4">
      <w:pPr>
        <w:pStyle w:val="oancuaDanhsach"/>
        <w:rPr>
          <w:ins w:id="2484" w:author="Phạm Khoa" w:date="2019-06-30T15:42:00Z"/>
        </w:rPr>
        <w:pPrChange w:id="2485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E22397" w14:textId="77777777" w:rsidR="00653BA4" w:rsidRDefault="00653BA4">
      <w:pPr>
        <w:pStyle w:val="oancuaDanhsach"/>
        <w:rPr>
          <w:ins w:id="2486" w:author="Phạm Khoa" w:date="2019-06-30T15:42:00Z"/>
        </w:rPr>
        <w:pPrChange w:id="2487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7E6FBA5" w14:textId="77777777" w:rsidR="00653BA4" w:rsidRDefault="00653BA4">
      <w:pPr>
        <w:pStyle w:val="oancuaDanhsach"/>
        <w:rPr>
          <w:ins w:id="2488" w:author="Phạm Khoa" w:date="2019-06-30T15:42:00Z"/>
        </w:rPr>
        <w:pPrChange w:id="2489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7D257EE" w14:textId="77777777" w:rsidR="00653BA4" w:rsidRDefault="00653BA4">
      <w:pPr>
        <w:pStyle w:val="oancuaDanhsach"/>
        <w:rPr>
          <w:ins w:id="2490" w:author="Phạm Khoa" w:date="2019-06-30T15:42:00Z"/>
        </w:rPr>
        <w:pPrChange w:id="2491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5D4489B" w14:textId="77777777" w:rsidR="00653BA4" w:rsidRDefault="00653BA4">
      <w:pPr>
        <w:pStyle w:val="oancuaDanhsach"/>
        <w:rPr>
          <w:ins w:id="2492" w:author="Phạm Khoa" w:date="2019-06-30T15:42:00Z"/>
        </w:rPr>
        <w:pPrChange w:id="2493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2B8E07D" w14:textId="77777777" w:rsidR="00653BA4" w:rsidRDefault="00653BA4">
      <w:pPr>
        <w:pStyle w:val="oancuaDanhsach"/>
        <w:rPr>
          <w:ins w:id="2494" w:author="Phạm Khoa" w:date="2019-06-30T15:42:00Z"/>
        </w:rPr>
        <w:pPrChange w:id="2495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07FC99D" w14:textId="39891026" w:rsidR="0087476A" w:rsidRDefault="00392FD6">
      <w:pPr>
        <w:pStyle w:val="oancuaDanhsach"/>
        <w:rPr>
          <w:ins w:id="2496" w:author="Phạm Khoa" w:date="2019-06-30T15:42:00Z"/>
        </w:rPr>
        <w:pPrChange w:id="2497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498" w:author="Phạm Khoa" w:date="2019-06-30T12:17:00Z">
        <w:r>
          <w:t>*Màn hình “Báo cáo tồn”: Tìm kiếm báo cáo về sách trong một tháng nào đó (Đã lưu trước đó).</w:t>
        </w:r>
      </w:ins>
    </w:p>
    <w:p w14:paraId="5A3D5BA4" w14:textId="03B58953" w:rsidR="00653BA4" w:rsidRDefault="00653BA4">
      <w:pPr>
        <w:pStyle w:val="oancuaDanhsach"/>
        <w:rPr>
          <w:ins w:id="2499" w:author="Phạm Khoa" w:date="2019-06-30T15:43:00Z"/>
        </w:rPr>
        <w:pPrChange w:id="2500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501" w:author="Phạm Khoa" w:date="2019-06-30T15:42:00Z">
        <w:r>
          <w:lastRenderedPageBreak/>
          <w:t xml:space="preserve">-Nhập “Tháng” và “Năm” </w:t>
        </w:r>
      </w:ins>
      <w:ins w:id="2502" w:author="Phạm Khoa" w:date="2019-06-30T15:43:00Z">
        <w:r>
          <w:t xml:space="preserve">cần tìm báo cáo </w:t>
        </w:r>
      </w:ins>
      <w:ins w:id="2503" w:author="Phạm Khoa" w:date="2019-06-30T15:42:00Z">
        <w:r>
          <w:t>vào ô.</w:t>
        </w:r>
      </w:ins>
    </w:p>
    <w:p w14:paraId="6661EFD2" w14:textId="33900B17" w:rsidR="00653BA4" w:rsidRDefault="00653BA4">
      <w:pPr>
        <w:pStyle w:val="oancuaDanhsach"/>
        <w:rPr>
          <w:ins w:id="2504" w:author="Phạm Khoa" w:date="2019-06-30T12:17:00Z"/>
        </w:rPr>
        <w:pPrChange w:id="2505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506" w:author="Phạm Khoa" w:date="2019-06-30T15:43:00Z">
        <w:r>
          <w:t xml:space="preserve">-Nút </w:t>
        </w:r>
      </w:ins>
      <w:ins w:id="2507" w:author="Phạm Khoa" w:date="2019-06-30T15:44:00Z">
        <w:r>
          <w:t>“Tìm”, xuất ra bảng báo cáo của tháng cần tìm (Với điều kiện là đã lưu báo cáo của tháng đó trước đó).</w:t>
        </w:r>
      </w:ins>
    </w:p>
    <w:p w14:paraId="75AEF479" w14:textId="77777777" w:rsidR="0087476A" w:rsidRPr="00E52E7C" w:rsidRDefault="0087476A" w:rsidP="0087476A">
      <w:pPr>
        <w:pStyle w:val="oancuaDanhsach"/>
        <w:rPr>
          <w:ins w:id="2508" w:author="Phạm Khoa" w:date="2019-06-30T15:41:00Z"/>
        </w:rPr>
      </w:pPr>
      <w:ins w:id="2509" w:author="Phạm Khoa" w:date="2019-06-30T15:41:00Z">
        <w:r>
          <w:t>-Tính năng “Xuất Excel” chưa hoàn thiện.</w:t>
        </w:r>
      </w:ins>
    </w:p>
    <w:p w14:paraId="58B7521E" w14:textId="2EA03DB7" w:rsidR="00A613FA" w:rsidRDefault="00653BA4">
      <w:pPr>
        <w:pStyle w:val="oancuaDanhsach"/>
        <w:rPr>
          <w:ins w:id="2510" w:author="Phạm Khoa" w:date="2019-06-30T15:44:00Z"/>
        </w:rPr>
        <w:pPrChange w:id="2511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512" w:author="Phạm Khoa" w:date="2019-06-30T15:42:00Z">
        <w:r>
          <w:rPr>
            <w:noProof/>
          </w:rPr>
          <w:drawing>
            <wp:inline distT="0" distB="0" distL="0" distR="0" wp14:anchorId="549CC40C" wp14:editId="733DF083">
              <wp:extent cx="5943600" cy="4403725"/>
              <wp:effectExtent l="0" t="0" r="0" b="0"/>
              <wp:docPr id="127" name="Picture 1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03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6C6727" w14:textId="5DBE1C8E" w:rsidR="00653BA4" w:rsidRDefault="00653BA4">
      <w:pPr>
        <w:pStyle w:val="oancuaDanhsach"/>
        <w:rPr>
          <w:ins w:id="2513" w:author="Phạm Khoa" w:date="2019-06-30T15:44:00Z"/>
        </w:rPr>
        <w:pPrChange w:id="2514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34D48ED" w14:textId="77777777" w:rsidR="00F3568E" w:rsidRDefault="00F3568E">
      <w:pPr>
        <w:pStyle w:val="oancuaDanhsach"/>
        <w:rPr>
          <w:ins w:id="2515" w:author="Phạm Khoa" w:date="2019-06-30T18:49:00Z"/>
        </w:rPr>
        <w:pPrChange w:id="2516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6C30A0" w14:textId="77777777" w:rsidR="00F3568E" w:rsidRDefault="00F3568E">
      <w:pPr>
        <w:pStyle w:val="oancuaDanhsach"/>
        <w:rPr>
          <w:ins w:id="2517" w:author="Phạm Khoa" w:date="2019-06-30T18:49:00Z"/>
        </w:rPr>
        <w:pPrChange w:id="251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9EB3599" w14:textId="77777777" w:rsidR="00F3568E" w:rsidRDefault="00F3568E">
      <w:pPr>
        <w:pStyle w:val="oancuaDanhsach"/>
        <w:rPr>
          <w:ins w:id="2519" w:author="Phạm Khoa" w:date="2019-06-30T18:49:00Z"/>
        </w:rPr>
        <w:pPrChange w:id="252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5FD34A9" w14:textId="77777777" w:rsidR="00F3568E" w:rsidRDefault="00F3568E">
      <w:pPr>
        <w:pStyle w:val="oancuaDanhsach"/>
        <w:rPr>
          <w:ins w:id="2521" w:author="Phạm Khoa" w:date="2019-06-30T18:49:00Z"/>
        </w:rPr>
        <w:pPrChange w:id="2522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F7E175F" w14:textId="77777777" w:rsidR="00F3568E" w:rsidRDefault="00F3568E">
      <w:pPr>
        <w:pStyle w:val="oancuaDanhsach"/>
        <w:rPr>
          <w:ins w:id="2523" w:author="Phạm Khoa" w:date="2019-06-30T18:49:00Z"/>
        </w:rPr>
        <w:pPrChange w:id="2524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F5F0756" w14:textId="77777777" w:rsidR="00F3568E" w:rsidRDefault="00F3568E">
      <w:pPr>
        <w:pStyle w:val="oancuaDanhsach"/>
        <w:rPr>
          <w:ins w:id="2525" w:author="Phạm Khoa" w:date="2019-06-30T18:49:00Z"/>
        </w:rPr>
        <w:pPrChange w:id="2526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B303D7E" w14:textId="77777777" w:rsidR="00F3568E" w:rsidRDefault="00F3568E">
      <w:pPr>
        <w:pStyle w:val="oancuaDanhsach"/>
        <w:rPr>
          <w:ins w:id="2527" w:author="Phạm Khoa" w:date="2019-06-30T18:49:00Z"/>
        </w:rPr>
        <w:pPrChange w:id="252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7E6AE6" w14:textId="77777777" w:rsidR="00F3568E" w:rsidRDefault="00F3568E">
      <w:pPr>
        <w:pStyle w:val="oancuaDanhsach"/>
        <w:rPr>
          <w:ins w:id="2529" w:author="Phạm Khoa" w:date="2019-06-30T18:49:00Z"/>
        </w:rPr>
        <w:pPrChange w:id="253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FDEBD82" w14:textId="77777777" w:rsidR="00F3568E" w:rsidRDefault="00F3568E">
      <w:pPr>
        <w:pStyle w:val="oancuaDanhsach"/>
        <w:rPr>
          <w:ins w:id="2531" w:author="Phạm Khoa" w:date="2019-06-30T18:49:00Z"/>
        </w:rPr>
        <w:pPrChange w:id="2532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1D4EC9" w14:textId="77777777" w:rsidR="00F3568E" w:rsidRDefault="00F3568E">
      <w:pPr>
        <w:pStyle w:val="oancuaDanhsach"/>
        <w:rPr>
          <w:ins w:id="2533" w:author="Phạm Khoa" w:date="2019-06-30T18:49:00Z"/>
        </w:rPr>
        <w:pPrChange w:id="2534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532769E" w14:textId="77777777" w:rsidR="00F3568E" w:rsidRDefault="00F3568E">
      <w:pPr>
        <w:pStyle w:val="oancuaDanhsach"/>
        <w:rPr>
          <w:ins w:id="2535" w:author="Phạm Khoa" w:date="2019-06-30T18:49:00Z"/>
        </w:rPr>
        <w:pPrChange w:id="2536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E02E1CE" w14:textId="77777777" w:rsidR="00F3568E" w:rsidRDefault="00F3568E">
      <w:pPr>
        <w:pStyle w:val="oancuaDanhsach"/>
        <w:rPr>
          <w:ins w:id="2537" w:author="Phạm Khoa" w:date="2019-06-30T18:49:00Z"/>
        </w:rPr>
        <w:pPrChange w:id="253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695C113" w14:textId="77777777" w:rsidR="00F3568E" w:rsidRDefault="00F3568E">
      <w:pPr>
        <w:pStyle w:val="oancuaDanhsach"/>
        <w:rPr>
          <w:ins w:id="2539" w:author="Phạm Khoa" w:date="2019-06-30T18:49:00Z"/>
        </w:rPr>
        <w:pPrChange w:id="254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32ED8C" w14:textId="77777777" w:rsidR="00F3568E" w:rsidRDefault="00F3568E">
      <w:pPr>
        <w:pStyle w:val="oancuaDanhsach"/>
        <w:rPr>
          <w:ins w:id="2541" w:author="Phạm Khoa" w:date="2019-06-30T18:49:00Z"/>
        </w:rPr>
        <w:pPrChange w:id="2542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5A682C" w14:textId="7B2FC7F0" w:rsidR="00653BA4" w:rsidRDefault="00653BA4">
      <w:pPr>
        <w:pStyle w:val="oancuaDanhsach"/>
        <w:rPr>
          <w:ins w:id="2543" w:author="Phạm Khoa" w:date="2019-06-30T18:49:00Z"/>
        </w:rPr>
        <w:pPrChange w:id="2544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545" w:author="Phạm Khoa" w:date="2019-06-30T15:44:00Z">
        <w:r>
          <w:t xml:space="preserve">*Màn hình “Báo cáo </w:t>
        </w:r>
      </w:ins>
      <w:ins w:id="2546" w:author="Phạm Khoa" w:date="2019-06-30T15:45:00Z">
        <w:r>
          <w:t>Công nợ</w:t>
        </w:r>
      </w:ins>
      <w:ins w:id="2547" w:author="Phạm Khoa" w:date="2019-06-30T15:44:00Z">
        <w:r>
          <w:t>”:</w:t>
        </w:r>
      </w:ins>
      <w:ins w:id="2548" w:author="Phạm Khoa" w:date="2019-06-30T15:45:00Z">
        <w:r>
          <w:t xml:space="preserve"> </w:t>
        </w:r>
      </w:ins>
    </w:p>
    <w:p w14:paraId="73163354" w14:textId="75A7F98A" w:rsidR="00F3568E" w:rsidRDefault="00F3568E">
      <w:pPr>
        <w:pStyle w:val="oancuaDanhsach"/>
        <w:rPr>
          <w:ins w:id="2549" w:author="Phạm Khoa" w:date="2019-06-30T18:55:00Z"/>
        </w:rPr>
        <w:pPrChange w:id="255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551" w:author="Phạm Khoa" w:date="2019-06-30T18:49:00Z">
        <w:r>
          <w:lastRenderedPageBreak/>
          <w:t xml:space="preserve">-Nút “Tìm”, thống kê các khách hàng và các </w:t>
        </w:r>
      </w:ins>
      <w:ins w:id="2552" w:author="Phạm Khoa" w:date="2019-06-30T18:50:00Z">
        <w:r>
          <w:t>“</w:t>
        </w:r>
      </w:ins>
      <w:ins w:id="2553" w:author="Phạm Khoa" w:date="2019-06-30T18:49:00Z">
        <w:r>
          <w:t xml:space="preserve">số tiền </w:t>
        </w:r>
      </w:ins>
      <w:ins w:id="2554" w:author="Phạm Khoa" w:date="2019-06-30T18:50:00Z">
        <w:r>
          <w:t xml:space="preserve">đã ghi </w:t>
        </w:r>
      </w:ins>
      <w:ins w:id="2555" w:author="Phạm Khoa" w:date="2019-06-30T18:49:00Z">
        <w:r>
          <w:t>nợ</w:t>
        </w:r>
      </w:ins>
      <w:ins w:id="2556" w:author="Phạm Khoa" w:date="2019-06-30T18:50:00Z">
        <w:r>
          <w:t>”</w:t>
        </w:r>
      </w:ins>
      <w:ins w:id="2557" w:author="Phạm Khoa" w:date="2019-06-30T18:49:00Z">
        <w:r>
          <w:t xml:space="preserve">, </w:t>
        </w:r>
      </w:ins>
      <w:ins w:id="2558" w:author="Phạm Khoa" w:date="2019-06-30T18:50:00Z">
        <w:r>
          <w:t>“</w:t>
        </w:r>
      </w:ins>
      <w:ins w:id="2559" w:author="Phạm Khoa" w:date="2019-06-30T18:49:00Z">
        <w:r>
          <w:t>số tiền đã trả</w:t>
        </w:r>
      </w:ins>
      <w:ins w:id="2560" w:author="Phạm Khoa" w:date="2019-06-30T18:50:00Z">
        <w:r>
          <w:t>”</w:t>
        </w:r>
      </w:ins>
      <w:ins w:id="2561" w:author="Phạm Khoa" w:date="2019-06-30T18:49:00Z">
        <w:r>
          <w:t xml:space="preserve"> và </w:t>
        </w:r>
      </w:ins>
      <w:ins w:id="2562" w:author="Phạm Khoa" w:date="2019-06-30T18:50:00Z">
        <w:r>
          <w:t>“</w:t>
        </w:r>
      </w:ins>
      <w:ins w:id="2563" w:author="Phạm Khoa" w:date="2019-06-30T18:49:00Z">
        <w:r>
          <w:t>nợ cuối</w:t>
        </w:r>
      </w:ins>
      <w:ins w:id="2564" w:author="Phạm Khoa" w:date="2019-06-30T18:50:00Z">
        <w:r>
          <w:t>”</w:t>
        </w:r>
      </w:ins>
      <w:ins w:id="2565" w:author="Phạm Khoa" w:date="2019-06-30T18:49:00Z">
        <w:r>
          <w:t xml:space="preserve"> của khách hàng</w:t>
        </w:r>
      </w:ins>
      <w:ins w:id="2566" w:author="Phạm Khoa" w:date="2019-06-30T18:50:00Z">
        <w:r>
          <w:t>.</w:t>
        </w:r>
      </w:ins>
    </w:p>
    <w:p w14:paraId="481D0703" w14:textId="2381ECE6" w:rsidR="004C4713" w:rsidRDefault="004C4713">
      <w:pPr>
        <w:pStyle w:val="oancuaDanhsach"/>
        <w:rPr>
          <w:ins w:id="2567" w:author="Phạm Khoa" w:date="2019-06-30T12:16:00Z"/>
        </w:rPr>
        <w:pPrChange w:id="256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proofErr w:type="gramStart"/>
      <w:ins w:id="2569" w:author="Phạm Khoa" w:date="2019-06-30T18:55:00Z">
        <w:r>
          <w:t>-“</w:t>
        </w:r>
        <w:proofErr w:type="gramEnd"/>
        <w:r>
          <w:t>Xuất Excel” chưa hoàn thiện.</w:t>
        </w:r>
      </w:ins>
    </w:p>
    <w:p w14:paraId="458297C5" w14:textId="59B84B3D" w:rsidR="00392FD6" w:rsidRDefault="00F3568E">
      <w:pPr>
        <w:pStyle w:val="oancuaDanhsach"/>
        <w:rPr>
          <w:ins w:id="2570" w:author="Phạm Khoa" w:date="2019-06-30T18:54:00Z"/>
        </w:rPr>
        <w:pPrChange w:id="2571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572" w:author="Phạm Khoa" w:date="2019-06-30T18:49:00Z">
        <w:r>
          <w:rPr>
            <w:noProof/>
          </w:rPr>
          <w:drawing>
            <wp:inline distT="0" distB="0" distL="0" distR="0" wp14:anchorId="7C1AE376" wp14:editId="0F944373">
              <wp:extent cx="5943600" cy="4420870"/>
              <wp:effectExtent l="0" t="0" r="0" b="0"/>
              <wp:docPr id="141" name="Picture 1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20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2B35F6" w14:textId="2AC1C6D5" w:rsidR="004C4713" w:rsidRDefault="004C4713">
      <w:pPr>
        <w:pStyle w:val="oancuaDanhsach"/>
        <w:rPr>
          <w:ins w:id="2573" w:author="Phạm Khoa" w:date="2019-06-30T18:54:00Z"/>
        </w:rPr>
        <w:pPrChange w:id="2574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38819BA" w14:textId="77777777" w:rsidR="004C4713" w:rsidRDefault="004C4713">
      <w:pPr>
        <w:pStyle w:val="oancuaDanhsach"/>
        <w:rPr>
          <w:ins w:id="2575" w:author="Phạm Khoa" w:date="2019-06-30T18:56:00Z"/>
        </w:rPr>
        <w:pPrChange w:id="257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F5A5987" w14:textId="77777777" w:rsidR="004C4713" w:rsidRDefault="004C4713">
      <w:pPr>
        <w:pStyle w:val="oancuaDanhsach"/>
        <w:rPr>
          <w:ins w:id="2577" w:author="Phạm Khoa" w:date="2019-06-30T18:56:00Z"/>
        </w:rPr>
        <w:pPrChange w:id="257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703BDF5" w14:textId="77777777" w:rsidR="004C4713" w:rsidRDefault="004C4713">
      <w:pPr>
        <w:pStyle w:val="oancuaDanhsach"/>
        <w:rPr>
          <w:ins w:id="2579" w:author="Phạm Khoa" w:date="2019-06-30T18:56:00Z"/>
        </w:rPr>
        <w:pPrChange w:id="258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CD09E9E" w14:textId="77777777" w:rsidR="004C4713" w:rsidRDefault="004C4713">
      <w:pPr>
        <w:pStyle w:val="oancuaDanhsach"/>
        <w:rPr>
          <w:ins w:id="2581" w:author="Phạm Khoa" w:date="2019-06-30T18:56:00Z"/>
        </w:rPr>
        <w:pPrChange w:id="258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B464E0" w14:textId="77777777" w:rsidR="004C4713" w:rsidRDefault="004C4713">
      <w:pPr>
        <w:pStyle w:val="oancuaDanhsach"/>
        <w:rPr>
          <w:ins w:id="2583" w:author="Phạm Khoa" w:date="2019-06-30T18:56:00Z"/>
        </w:rPr>
        <w:pPrChange w:id="258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AC8547" w14:textId="77777777" w:rsidR="004C4713" w:rsidRDefault="004C4713">
      <w:pPr>
        <w:pStyle w:val="oancuaDanhsach"/>
        <w:rPr>
          <w:ins w:id="2585" w:author="Phạm Khoa" w:date="2019-06-30T18:56:00Z"/>
        </w:rPr>
        <w:pPrChange w:id="258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C1D27B" w14:textId="77777777" w:rsidR="004C4713" w:rsidRDefault="004C4713">
      <w:pPr>
        <w:pStyle w:val="oancuaDanhsach"/>
        <w:rPr>
          <w:ins w:id="2587" w:author="Phạm Khoa" w:date="2019-06-30T18:56:00Z"/>
        </w:rPr>
        <w:pPrChange w:id="258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BCBBC65" w14:textId="77777777" w:rsidR="004C4713" w:rsidRDefault="004C4713">
      <w:pPr>
        <w:pStyle w:val="oancuaDanhsach"/>
        <w:rPr>
          <w:ins w:id="2589" w:author="Phạm Khoa" w:date="2019-06-30T18:56:00Z"/>
        </w:rPr>
        <w:pPrChange w:id="259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5690FD" w14:textId="77777777" w:rsidR="004C4713" w:rsidRDefault="004C4713">
      <w:pPr>
        <w:pStyle w:val="oancuaDanhsach"/>
        <w:rPr>
          <w:ins w:id="2591" w:author="Phạm Khoa" w:date="2019-06-30T18:56:00Z"/>
        </w:rPr>
        <w:pPrChange w:id="259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A545613" w14:textId="77777777" w:rsidR="004C4713" w:rsidRDefault="004C4713">
      <w:pPr>
        <w:pStyle w:val="oancuaDanhsach"/>
        <w:rPr>
          <w:ins w:id="2593" w:author="Phạm Khoa" w:date="2019-06-30T18:56:00Z"/>
        </w:rPr>
        <w:pPrChange w:id="259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AF65D9C" w14:textId="77777777" w:rsidR="004C4713" w:rsidRDefault="004C4713">
      <w:pPr>
        <w:pStyle w:val="oancuaDanhsach"/>
        <w:rPr>
          <w:ins w:id="2595" w:author="Phạm Khoa" w:date="2019-06-30T18:56:00Z"/>
        </w:rPr>
        <w:pPrChange w:id="259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B1D42E" w14:textId="77777777" w:rsidR="004C4713" w:rsidRDefault="004C4713">
      <w:pPr>
        <w:pStyle w:val="oancuaDanhsach"/>
        <w:rPr>
          <w:ins w:id="2597" w:author="Phạm Khoa" w:date="2019-06-30T18:56:00Z"/>
        </w:rPr>
        <w:pPrChange w:id="259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C2FE937" w14:textId="77777777" w:rsidR="004C4713" w:rsidRDefault="004C4713">
      <w:pPr>
        <w:pStyle w:val="oancuaDanhsach"/>
        <w:rPr>
          <w:ins w:id="2599" w:author="Phạm Khoa" w:date="2019-06-30T18:57:00Z"/>
        </w:rPr>
        <w:pPrChange w:id="260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DD69419" w14:textId="77777777" w:rsidR="004C4713" w:rsidRDefault="004C4713">
      <w:pPr>
        <w:pStyle w:val="oancuaDanhsach"/>
        <w:rPr>
          <w:ins w:id="2601" w:author="Phạm Khoa" w:date="2019-06-30T18:57:00Z"/>
        </w:rPr>
        <w:pPrChange w:id="260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C1834CF" w14:textId="77777777" w:rsidR="004C4713" w:rsidRDefault="004C4713">
      <w:pPr>
        <w:pStyle w:val="oancuaDanhsach"/>
        <w:rPr>
          <w:ins w:id="2603" w:author="Phạm Khoa" w:date="2019-06-30T18:57:00Z"/>
        </w:rPr>
        <w:pPrChange w:id="260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6F59026" w14:textId="02AC188C" w:rsidR="004C4713" w:rsidRDefault="004C4713">
      <w:pPr>
        <w:pStyle w:val="oancuaDanhsach"/>
        <w:rPr>
          <w:ins w:id="2605" w:author="Phạm Khoa" w:date="2019-06-30T18:57:00Z"/>
        </w:rPr>
        <w:pPrChange w:id="260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607" w:author="Phạm Khoa" w:date="2019-06-30T18:55:00Z">
        <w:r>
          <w:t>7</w:t>
        </w:r>
        <w:r w:rsidRPr="0013602B">
          <w:t xml:space="preserve">) </w:t>
        </w:r>
        <w:r w:rsidRPr="00177A8D">
          <w:t>Màn hình “</w:t>
        </w:r>
      </w:ins>
      <w:ins w:id="2608" w:author="Phạm Khoa" w:date="2019-06-30T18:57:00Z">
        <w:r>
          <w:t>Quy Định</w:t>
        </w:r>
      </w:ins>
      <w:ins w:id="2609" w:author="Phạm Khoa" w:date="2019-06-30T18:55:00Z">
        <w:r w:rsidRPr="00177A8D">
          <w:t>”:</w:t>
        </w:r>
      </w:ins>
      <w:ins w:id="2610" w:author="Phạm Khoa" w:date="2019-06-30T18:57:00Z">
        <w:r>
          <w:t xml:space="preserve"> Gồm 3 màn hình khác:</w:t>
        </w:r>
      </w:ins>
    </w:p>
    <w:p w14:paraId="2556FA8A" w14:textId="26555DBF" w:rsidR="004C4713" w:rsidRDefault="004C4713">
      <w:pPr>
        <w:pStyle w:val="oancuaDanhsach"/>
        <w:rPr>
          <w:ins w:id="2611" w:author="Phạm Khoa" w:date="2019-06-30T18:58:00Z"/>
        </w:rPr>
        <w:pPrChange w:id="261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613" w:author="Phạm Khoa" w:date="2019-06-30T18:57:00Z">
        <w:r>
          <w:lastRenderedPageBreak/>
          <w:t xml:space="preserve">*Màn hình </w:t>
        </w:r>
      </w:ins>
      <w:ins w:id="2614" w:author="Phạm Khoa" w:date="2019-06-30T18:58:00Z">
        <w:r>
          <w:t>“Nhập sách”: Quy định các yếu tố khi nhập sách.</w:t>
        </w:r>
      </w:ins>
    </w:p>
    <w:p w14:paraId="33FA327E" w14:textId="06D030CC" w:rsidR="004C4713" w:rsidRDefault="004C4713">
      <w:pPr>
        <w:pStyle w:val="oancuaDanhsach"/>
        <w:rPr>
          <w:ins w:id="2615" w:author="Phạm Khoa" w:date="2019-06-30T19:32:00Z"/>
        </w:rPr>
        <w:pPrChange w:id="261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617" w:author="Phạm Khoa" w:date="2019-06-30T18:59:00Z">
        <w:r>
          <w:t>-</w:t>
        </w:r>
        <w:r w:rsidR="00ED4F45">
          <w:t xml:space="preserve">Quy định </w:t>
        </w:r>
      </w:ins>
      <w:ins w:id="2618" w:author="Phạm Khoa" w:date="2019-06-30T19:31:00Z">
        <w:r w:rsidR="00ED4F45">
          <w:t>“Số lượng sách nhập ít nhất”</w:t>
        </w:r>
      </w:ins>
      <w:ins w:id="2619" w:author="Phạm Khoa" w:date="2019-06-30T19:32:00Z">
        <w:r w:rsidR="00ED4F45">
          <w:t xml:space="preserve"> mỗi lần nhập sách.</w:t>
        </w:r>
      </w:ins>
    </w:p>
    <w:p w14:paraId="7BECB163" w14:textId="6BF295C8" w:rsidR="00ED4F45" w:rsidRDefault="00ED4F45">
      <w:pPr>
        <w:pStyle w:val="oancuaDanhsach"/>
        <w:rPr>
          <w:ins w:id="2620" w:author="Phạm Khoa" w:date="2019-06-30T18:56:00Z"/>
        </w:rPr>
        <w:pPrChange w:id="262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622" w:author="Phạm Khoa" w:date="2019-06-30T19:32:00Z">
        <w:r>
          <w:t>- “Chỉ nhập các đầu sách có lượng tồn ít hơn</w:t>
        </w:r>
        <w:proofErr w:type="gramStart"/>
        <w:r>
          <w:t>” ,</w:t>
        </w:r>
        <w:proofErr w:type="gramEnd"/>
        <w:r>
          <w:t xml:space="preserve"> số lượng sách trong kho nhỏ hơn mức này thì mới nhập đầu sách đó.</w:t>
        </w:r>
      </w:ins>
    </w:p>
    <w:p w14:paraId="3D03E931" w14:textId="265DB163" w:rsidR="004C4713" w:rsidRDefault="004C4713">
      <w:pPr>
        <w:pStyle w:val="oancuaDanhsach"/>
        <w:rPr>
          <w:ins w:id="2623" w:author="Phạm Khoa" w:date="2019-06-30T19:33:00Z"/>
        </w:rPr>
        <w:pPrChange w:id="262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625" w:author="Phạm Khoa" w:date="2019-06-30T18:56:00Z">
        <w:r>
          <w:rPr>
            <w:noProof/>
          </w:rPr>
          <w:drawing>
            <wp:inline distT="0" distB="0" distL="0" distR="0" wp14:anchorId="3D4239A7" wp14:editId="1F4AE3A8">
              <wp:extent cx="5943600" cy="4413250"/>
              <wp:effectExtent l="0" t="0" r="0" b="6350"/>
              <wp:docPr id="142" name="Picture 1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13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EFFAAD" w14:textId="77777777" w:rsidR="00C93495" w:rsidRDefault="00C93495" w:rsidP="00021434">
      <w:pPr>
        <w:pStyle w:val="oancuaDanhsach"/>
        <w:rPr>
          <w:ins w:id="2626" w:author="Phạm Khoa" w:date="2019-06-30T21:08:00Z"/>
        </w:rPr>
      </w:pPr>
    </w:p>
    <w:p w14:paraId="68E1602F" w14:textId="77777777" w:rsidR="00C93495" w:rsidRDefault="00C93495" w:rsidP="00021434">
      <w:pPr>
        <w:pStyle w:val="oancuaDanhsach"/>
        <w:rPr>
          <w:ins w:id="2627" w:author="Phạm Khoa" w:date="2019-06-30T21:08:00Z"/>
        </w:rPr>
      </w:pPr>
    </w:p>
    <w:p w14:paraId="43ED8178" w14:textId="77777777" w:rsidR="00C93495" w:rsidRDefault="00C93495" w:rsidP="00021434">
      <w:pPr>
        <w:pStyle w:val="oancuaDanhsach"/>
        <w:rPr>
          <w:ins w:id="2628" w:author="Phạm Khoa" w:date="2019-06-30T21:08:00Z"/>
        </w:rPr>
      </w:pPr>
    </w:p>
    <w:p w14:paraId="77C8456C" w14:textId="77777777" w:rsidR="00C93495" w:rsidRDefault="00C93495" w:rsidP="00021434">
      <w:pPr>
        <w:pStyle w:val="oancuaDanhsach"/>
        <w:rPr>
          <w:ins w:id="2629" w:author="Phạm Khoa" w:date="2019-06-30T21:08:00Z"/>
        </w:rPr>
      </w:pPr>
    </w:p>
    <w:p w14:paraId="2973F65F" w14:textId="77777777" w:rsidR="00C93495" w:rsidRDefault="00C93495" w:rsidP="00021434">
      <w:pPr>
        <w:pStyle w:val="oancuaDanhsach"/>
        <w:rPr>
          <w:ins w:id="2630" w:author="Phạm Khoa" w:date="2019-06-30T21:08:00Z"/>
        </w:rPr>
      </w:pPr>
    </w:p>
    <w:p w14:paraId="2844BBE2" w14:textId="77777777" w:rsidR="00C93495" w:rsidRDefault="00C93495" w:rsidP="00021434">
      <w:pPr>
        <w:pStyle w:val="oancuaDanhsach"/>
        <w:rPr>
          <w:ins w:id="2631" w:author="Phạm Khoa" w:date="2019-06-30T21:08:00Z"/>
        </w:rPr>
      </w:pPr>
    </w:p>
    <w:p w14:paraId="484E4045" w14:textId="77777777" w:rsidR="00C93495" w:rsidRDefault="00C93495" w:rsidP="00021434">
      <w:pPr>
        <w:pStyle w:val="oancuaDanhsach"/>
        <w:rPr>
          <w:ins w:id="2632" w:author="Phạm Khoa" w:date="2019-06-30T21:08:00Z"/>
        </w:rPr>
      </w:pPr>
    </w:p>
    <w:p w14:paraId="2F01BF3B" w14:textId="77777777" w:rsidR="00C93495" w:rsidRDefault="00C93495" w:rsidP="00021434">
      <w:pPr>
        <w:pStyle w:val="oancuaDanhsach"/>
        <w:rPr>
          <w:ins w:id="2633" w:author="Phạm Khoa" w:date="2019-06-30T21:08:00Z"/>
        </w:rPr>
      </w:pPr>
    </w:p>
    <w:p w14:paraId="5A36BA6A" w14:textId="77777777" w:rsidR="00C93495" w:rsidRDefault="00C93495" w:rsidP="00021434">
      <w:pPr>
        <w:pStyle w:val="oancuaDanhsach"/>
        <w:rPr>
          <w:ins w:id="2634" w:author="Phạm Khoa" w:date="2019-06-30T21:08:00Z"/>
        </w:rPr>
      </w:pPr>
    </w:p>
    <w:p w14:paraId="3E76D311" w14:textId="77777777" w:rsidR="00C93495" w:rsidRDefault="00C93495" w:rsidP="00021434">
      <w:pPr>
        <w:pStyle w:val="oancuaDanhsach"/>
        <w:rPr>
          <w:ins w:id="2635" w:author="Phạm Khoa" w:date="2019-06-30T21:08:00Z"/>
        </w:rPr>
      </w:pPr>
    </w:p>
    <w:p w14:paraId="6CB95A1E" w14:textId="77777777" w:rsidR="00C93495" w:rsidRDefault="00C93495" w:rsidP="00021434">
      <w:pPr>
        <w:pStyle w:val="oancuaDanhsach"/>
        <w:rPr>
          <w:ins w:id="2636" w:author="Phạm Khoa" w:date="2019-06-30T21:08:00Z"/>
        </w:rPr>
      </w:pPr>
    </w:p>
    <w:p w14:paraId="63F4C78D" w14:textId="77777777" w:rsidR="00C93495" w:rsidRDefault="00C93495" w:rsidP="00021434">
      <w:pPr>
        <w:pStyle w:val="oancuaDanhsach"/>
        <w:rPr>
          <w:ins w:id="2637" w:author="Phạm Khoa" w:date="2019-06-30T21:08:00Z"/>
        </w:rPr>
      </w:pPr>
    </w:p>
    <w:p w14:paraId="324DC5BA" w14:textId="77777777" w:rsidR="00C93495" w:rsidRDefault="00C93495" w:rsidP="00021434">
      <w:pPr>
        <w:pStyle w:val="oancuaDanhsach"/>
        <w:rPr>
          <w:ins w:id="2638" w:author="Phạm Khoa" w:date="2019-06-30T21:08:00Z"/>
        </w:rPr>
      </w:pPr>
    </w:p>
    <w:p w14:paraId="69098DE0" w14:textId="77777777" w:rsidR="00C93495" w:rsidRDefault="00C93495" w:rsidP="00021434">
      <w:pPr>
        <w:pStyle w:val="oancuaDanhsach"/>
        <w:rPr>
          <w:ins w:id="2639" w:author="Phạm Khoa" w:date="2019-06-30T21:08:00Z"/>
        </w:rPr>
      </w:pPr>
    </w:p>
    <w:p w14:paraId="199A4A91" w14:textId="77777777" w:rsidR="00C93495" w:rsidRDefault="00C93495" w:rsidP="00021434">
      <w:pPr>
        <w:pStyle w:val="oancuaDanhsach"/>
        <w:rPr>
          <w:ins w:id="2640" w:author="Phạm Khoa" w:date="2019-06-30T21:08:00Z"/>
        </w:rPr>
      </w:pPr>
    </w:p>
    <w:p w14:paraId="652FF908" w14:textId="177113C6" w:rsidR="00021434" w:rsidRDefault="00021434" w:rsidP="00021434">
      <w:pPr>
        <w:pStyle w:val="oancuaDanhsach"/>
        <w:rPr>
          <w:ins w:id="2641" w:author="Phạm Khoa" w:date="2019-06-30T21:08:00Z"/>
        </w:rPr>
      </w:pPr>
      <w:ins w:id="2642" w:author="Phạm Khoa" w:date="2019-06-30T19:33:00Z">
        <w:r>
          <w:t>*Màn hình “</w:t>
        </w:r>
      </w:ins>
      <w:ins w:id="2643" w:author="Phạm Khoa" w:date="2019-06-30T21:06:00Z">
        <w:r w:rsidR="00702B11">
          <w:t>Hóa Đơn</w:t>
        </w:r>
      </w:ins>
      <w:ins w:id="2644" w:author="Phạm Khoa" w:date="2019-06-30T19:33:00Z">
        <w:r>
          <w:t xml:space="preserve">”: Quy định các yếu tố </w:t>
        </w:r>
      </w:ins>
      <w:ins w:id="2645" w:author="Phạm Khoa" w:date="2019-06-30T21:06:00Z">
        <w:r w:rsidR="00702B11">
          <w:t>lập hóa đơn bán sách.</w:t>
        </w:r>
      </w:ins>
    </w:p>
    <w:p w14:paraId="5E041B93" w14:textId="1CF39448" w:rsidR="00C93495" w:rsidRDefault="00C93495">
      <w:pPr>
        <w:pStyle w:val="oancuaDanhsach"/>
        <w:rPr>
          <w:ins w:id="2646" w:author="Phạm Khoa" w:date="2019-06-30T19:33:00Z"/>
        </w:rPr>
      </w:pPr>
      <w:ins w:id="2647" w:author="Phạm Khoa" w:date="2019-06-30T21:08:00Z">
        <w:r>
          <w:lastRenderedPageBreak/>
          <w:t>-Chỉ bán sách cho khách hàng nợ không quá số tiền quy định và sau khi bán thì đầu sách phải còn hơn 20 sách.</w:t>
        </w:r>
      </w:ins>
    </w:p>
    <w:p w14:paraId="736AD9BC" w14:textId="67FCFE23" w:rsidR="00021434" w:rsidRDefault="00C93495">
      <w:pPr>
        <w:pStyle w:val="oancuaDanhsach"/>
        <w:rPr>
          <w:ins w:id="2648" w:author="Phạm Khoa" w:date="2019-06-30T21:09:00Z"/>
        </w:rPr>
        <w:pPrChange w:id="2649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650" w:author="Phạm Khoa" w:date="2019-06-30T21:08:00Z">
        <w:r>
          <w:rPr>
            <w:noProof/>
          </w:rPr>
          <w:drawing>
            <wp:inline distT="0" distB="0" distL="0" distR="0" wp14:anchorId="10888A37" wp14:editId="212D5794">
              <wp:extent cx="5943600" cy="4384040"/>
              <wp:effectExtent l="0" t="0" r="0" b="0"/>
              <wp:docPr id="144" name="Picture 1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4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AE8211" w14:textId="14C0C1F6" w:rsidR="00C93495" w:rsidRDefault="00C93495">
      <w:pPr>
        <w:pStyle w:val="oancuaDanhsach"/>
        <w:rPr>
          <w:ins w:id="2651" w:author="Phạm Khoa" w:date="2019-06-30T21:10:00Z"/>
        </w:rPr>
        <w:pPrChange w:id="265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1DDB08A" w14:textId="70CA847B" w:rsidR="00C93495" w:rsidRDefault="00C93495">
      <w:pPr>
        <w:pStyle w:val="oancuaDanhsach"/>
        <w:rPr>
          <w:ins w:id="2653" w:author="Phạm Khoa" w:date="2019-06-30T21:10:00Z"/>
        </w:rPr>
        <w:pPrChange w:id="265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496789" w14:textId="2F15A832" w:rsidR="00C93495" w:rsidRDefault="00C93495">
      <w:pPr>
        <w:pStyle w:val="oancuaDanhsach"/>
        <w:rPr>
          <w:ins w:id="2655" w:author="Phạm Khoa" w:date="2019-06-30T21:10:00Z"/>
        </w:rPr>
        <w:pPrChange w:id="265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CE24D32" w14:textId="40B8587F" w:rsidR="00C93495" w:rsidRDefault="00C93495">
      <w:pPr>
        <w:pStyle w:val="oancuaDanhsach"/>
        <w:rPr>
          <w:ins w:id="2657" w:author="Phạm Khoa" w:date="2019-06-30T21:10:00Z"/>
        </w:rPr>
        <w:pPrChange w:id="265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27D82D" w14:textId="429D2099" w:rsidR="00C93495" w:rsidRDefault="00C93495">
      <w:pPr>
        <w:pStyle w:val="oancuaDanhsach"/>
        <w:rPr>
          <w:ins w:id="2659" w:author="Phạm Khoa" w:date="2019-06-30T21:10:00Z"/>
        </w:rPr>
        <w:pPrChange w:id="266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0F856F0" w14:textId="722C085B" w:rsidR="00C93495" w:rsidRDefault="00C93495">
      <w:pPr>
        <w:pStyle w:val="oancuaDanhsach"/>
        <w:rPr>
          <w:ins w:id="2661" w:author="Phạm Khoa" w:date="2019-06-30T21:10:00Z"/>
        </w:rPr>
        <w:pPrChange w:id="266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497CBA" w14:textId="0442B42E" w:rsidR="00C93495" w:rsidRDefault="00C93495">
      <w:pPr>
        <w:pStyle w:val="oancuaDanhsach"/>
        <w:rPr>
          <w:ins w:id="2663" w:author="Phạm Khoa" w:date="2019-06-30T21:10:00Z"/>
        </w:rPr>
        <w:pPrChange w:id="266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E06FC91" w14:textId="3D13EE77" w:rsidR="00C93495" w:rsidRDefault="00C93495">
      <w:pPr>
        <w:pStyle w:val="oancuaDanhsach"/>
        <w:rPr>
          <w:ins w:id="2665" w:author="Phạm Khoa" w:date="2019-06-30T21:10:00Z"/>
        </w:rPr>
        <w:pPrChange w:id="266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0B01004" w14:textId="3D63398D" w:rsidR="00C93495" w:rsidRDefault="00C93495">
      <w:pPr>
        <w:pStyle w:val="oancuaDanhsach"/>
        <w:rPr>
          <w:ins w:id="2667" w:author="Phạm Khoa" w:date="2019-06-30T21:10:00Z"/>
        </w:rPr>
        <w:pPrChange w:id="266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2A3B6BB" w14:textId="7DA5FBF9" w:rsidR="00C93495" w:rsidRDefault="00C93495">
      <w:pPr>
        <w:pStyle w:val="oancuaDanhsach"/>
        <w:rPr>
          <w:ins w:id="2669" w:author="Phạm Khoa" w:date="2019-06-30T21:10:00Z"/>
        </w:rPr>
        <w:pPrChange w:id="267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C069B4" w14:textId="67A40E1B" w:rsidR="00C93495" w:rsidRDefault="00C93495">
      <w:pPr>
        <w:pStyle w:val="oancuaDanhsach"/>
        <w:rPr>
          <w:ins w:id="2671" w:author="Phạm Khoa" w:date="2019-06-30T21:10:00Z"/>
        </w:rPr>
        <w:pPrChange w:id="267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BBE1B58" w14:textId="672BCA45" w:rsidR="00C93495" w:rsidRDefault="00C93495">
      <w:pPr>
        <w:pStyle w:val="oancuaDanhsach"/>
        <w:rPr>
          <w:ins w:id="2673" w:author="Phạm Khoa" w:date="2019-06-30T21:10:00Z"/>
        </w:rPr>
        <w:pPrChange w:id="267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FBA7F7" w14:textId="72675B9C" w:rsidR="00C93495" w:rsidRDefault="00C93495">
      <w:pPr>
        <w:pStyle w:val="oancuaDanhsach"/>
        <w:rPr>
          <w:ins w:id="2675" w:author="Phạm Khoa" w:date="2019-06-30T21:10:00Z"/>
        </w:rPr>
        <w:pPrChange w:id="267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232684F" w14:textId="62D86342" w:rsidR="00C93495" w:rsidRDefault="00C93495">
      <w:pPr>
        <w:pStyle w:val="oancuaDanhsach"/>
        <w:rPr>
          <w:ins w:id="2677" w:author="Phạm Khoa" w:date="2019-06-30T21:10:00Z"/>
        </w:rPr>
        <w:pPrChange w:id="267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264BC8A" w14:textId="0DA1B149" w:rsidR="00C93495" w:rsidRDefault="00C93495">
      <w:pPr>
        <w:pStyle w:val="oancuaDanhsach"/>
        <w:rPr>
          <w:ins w:id="2679" w:author="Phạm Khoa" w:date="2019-06-30T21:10:00Z"/>
        </w:rPr>
        <w:pPrChange w:id="268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F1AE503" w14:textId="15D04D01" w:rsidR="00C93495" w:rsidRDefault="00C93495">
      <w:pPr>
        <w:pStyle w:val="oancuaDanhsach"/>
        <w:rPr>
          <w:ins w:id="2681" w:author="Phạm Khoa" w:date="2019-06-30T21:10:00Z"/>
        </w:rPr>
        <w:pPrChange w:id="268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326D994" w14:textId="34760824" w:rsidR="00C93495" w:rsidRDefault="00C93495">
      <w:pPr>
        <w:pStyle w:val="oancuaDanhsach"/>
        <w:rPr>
          <w:ins w:id="2683" w:author="Phạm Khoa" w:date="2019-06-30T21:10:00Z"/>
        </w:rPr>
        <w:pPrChange w:id="268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EB0840C" w14:textId="6A62CF67" w:rsidR="00C93495" w:rsidRDefault="00C93495" w:rsidP="00C93495">
      <w:pPr>
        <w:pStyle w:val="oancuaDanhsach"/>
        <w:rPr>
          <w:ins w:id="2685" w:author="Phạm Khoa" w:date="2019-06-30T21:10:00Z"/>
        </w:rPr>
      </w:pPr>
      <w:ins w:id="2686" w:author="Phạm Khoa" w:date="2019-06-30T21:10:00Z">
        <w:r>
          <w:t xml:space="preserve">*Màn hình “Phiếu thu tiền”: </w:t>
        </w:r>
      </w:ins>
    </w:p>
    <w:p w14:paraId="6BBB92E2" w14:textId="7B20D966" w:rsidR="00C93495" w:rsidRDefault="00C93495" w:rsidP="00C93495">
      <w:pPr>
        <w:pStyle w:val="oancuaDanhsach"/>
        <w:rPr>
          <w:ins w:id="2687" w:author="Phạm Khoa" w:date="2019-06-30T21:11:00Z"/>
        </w:rPr>
      </w:pPr>
      <w:ins w:id="2688" w:author="Phạm Khoa" w:date="2019-06-30T21:10:00Z">
        <w:r>
          <w:lastRenderedPageBreak/>
          <w:t xml:space="preserve">-Quyết định có sử dụng quy định </w:t>
        </w:r>
      </w:ins>
      <w:ins w:id="2689" w:author="Phạm Khoa" w:date="2019-06-30T21:11:00Z">
        <w:r>
          <w:t>“số tiền thu không vượt quá số tiền khách đang nợ hay không”</w:t>
        </w:r>
      </w:ins>
    </w:p>
    <w:p w14:paraId="364119B0" w14:textId="2FF36E8E" w:rsidR="00C93495" w:rsidRDefault="00C93495" w:rsidP="00C93495">
      <w:pPr>
        <w:pStyle w:val="oancuaDanhsach"/>
        <w:rPr>
          <w:ins w:id="2690" w:author="Phạm Khoa" w:date="2019-06-30T21:10:00Z"/>
        </w:rPr>
      </w:pPr>
      <w:ins w:id="2691" w:author="Phạm Khoa" w:date="2019-06-30T21:11:00Z">
        <w:r>
          <w:t>-Nếu không sử dụng, số tiền nợ của khách hàng có thể là âm, lúc này nhà sách đang nợ lại khách hàng.</w:t>
        </w:r>
      </w:ins>
    </w:p>
    <w:p w14:paraId="2F230CD8" w14:textId="14ABBA38" w:rsidR="00C93495" w:rsidRDefault="00C93495">
      <w:pPr>
        <w:pStyle w:val="oancuaDanhsach"/>
        <w:rPr>
          <w:ins w:id="2692" w:author="Phạm Khoa" w:date="2019-06-30T21:12:00Z"/>
        </w:rPr>
        <w:pPrChange w:id="269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694" w:author="Phạm Khoa" w:date="2019-06-30T21:10:00Z">
        <w:r>
          <w:rPr>
            <w:noProof/>
          </w:rPr>
          <w:drawing>
            <wp:inline distT="0" distB="0" distL="0" distR="0" wp14:anchorId="3062A16A" wp14:editId="69CF3020">
              <wp:extent cx="5943600" cy="4398645"/>
              <wp:effectExtent l="0" t="0" r="0" b="1905"/>
              <wp:docPr id="146" name="Picture 1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98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13C326" w14:textId="6032433F" w:rsidR="0038445F" w:rsidRDefault="0038445F">
      <w:pPr>
        <w:pStyle w:val="oancuaDanhsach"/>
        <w:rPr>
          <w:ins w:id="2695" w:author="Phạm Khoa" w:date="2019-06-30T21:12:00Z"/>
        </w:rPr>
        <w:pPrChange w:id="269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34ABBCE" w14:textId="6513813C" w:rsidR="0038445F" w:rsidRDefault="0038445F">
      <w:pPr>
        <w:pStyle w:val="oancuaDanhsach"/>
        <w:rPr>
          <w:ins w:id="2697" w:author="Phạm Khoa" w:date="2019-06-30T21:12:00Z"/>
        </w:rPr>
        <w:pPrChange w:id="269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51CBDE" w14:textId="3506D1CD" w:rsidR="0038445F" w:rsidRDefault="0038445F">
      <w:pPr>
        <w:pStyle w:val="oancuaDanhsach"/>
        <w:rPr>
          <w:ins w:id="2699" w:author="Phạm Khoa" w:date="2019-06-30T21:12:00Z"/>
        </w:rPr>
        <w:pPrChange w:id="270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AB6A41" w14:textId="08183614" w:rsidR="0038445F" w:rsidRDefault="0038445F">
      <w:pPr>
        <w:pStyle w:val="oancuaDanhsach"/>
        <w:rPr>
          <w:ins w:id="2701" w:author="Phạm Khoa" w:date="2019-06-30T21:12:00Z"/>
        </w:rPr>
        <w:pPrChange w:id="270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3DF5769" w14:textId="4A292F2F" w:rsidR="0038445F" w:rsidRDefault="0038445F">
      <w:pPr>
        <w:pStyle w:val="oancuaDanhsach"/>
        <w:rPr>
          <w:ins w:id="2703" w:author="Phạm Khoa" w:date="2019-06-30T21:12:00Z"/>
        </w:rPr>
        <w:pPrChange w:id="270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9040853" w14:textId="1AC0215C" w:rsidR="0038445F" w:rsidRDefault="0038445F">
      <w:pPr>
        <w:pStyle w:val="oancuaDanhsach"/>
        <w:rPr>
          <w:ins w:id="2705" w:author="Phạm Khoa" w:date="2019-06-30T21:12:00Z"/>
        </w:rPr>
        <w:pPrChange w:id="270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7CC8BA8" w14:textId="5D167F93" w:rsidR="0038445F" w:rsidRDefault="0038445F">
      <w:pPr>
        <w:pStyle w:val="oancuaDanhsach"/>
        <w:rPr>
          <w:ins w:id="2707" w:author="Phạm Khoa" w:date="2019-06-30T21:12:00Z"/>
        </w:rPr>
        <w:pPrChange w:id="270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329188C" w14:textId="1A9F8D27" w:rsidR="0038445F" w:rsidRDefault="0038445F">
      <w:pPr>
        <w:pStyle w:val="oancuaDanhsach"/>
        <w:rPr>
          <w:ins w:id="2709" w:author="Phạm Khoa" w:date="2019-06-30T21:12:00Z"/>
        </w:rPr>
        <w:pPrChange w:id="271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5F6BFEC" w14:textId="162DA7C3" w:rsidR="0038445F" w:rsidRDefault="0038445F">
      <w:pPr>
        <w:pStyle w:val="oancuaDanhsach"/>
        <w:rPr>
          <w:ins w:id="2711" w:author="Phạm Khoa" w:date="2019-06-30T21:12:00Z"/>
        </w:rPr>
        <w:pPrChange w:id="271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089B463" w14:textId="6DDA1DEB" w:rsidR="0038445F" w:rsidRDefault="0038445F">
      <w:pPr>
        <w:pStyle w:val="oancuaDanhsach"/>
        <w:rPr>
          <w:ins w:id="2713" w:author="Phạm Khoa" w:date="2019-06-30T21:12:00Z"/>
        </w:rPr>
        <w:pPrChange w:id="271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BAA632" w14:textId="0A86C6AD" w:rsidR="0038445F" w:rsidRDefault="0038445F">
      <w:pPr>
        <w:pStyle w:val="oancuaDanhsach"/>
        <w:rPr>
          <w:ins w:id="2715" w:author="Phạm Khoa" w:date="2019-06-30T21:12:00Z"/>
        </w:rPr>
        <w:pPrChange w:id="271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F808DA5" w14:textId="31C6F8FD" w:rsidR="0038445F" w:rsidRDefault="0038445F">
      <w:pPr>
        <w:pStyle w:val="oancuaDanhsach"/>
        <w:rPr>
          <w:ins w:id="2717" w:author="Phạm Khoa" w:date="2019-06-30T21:12:00Z"/>
        </w:rPr>
        <w:pPrChange w:id="271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4ADA1A" w14:textId="079DE945" w:rsidR="0038445F" w:rsidRDefault="0038445F">
      <w:pPr>
        <w:pStyle w:val="oancuaDanhsach"/>
        <w:rPr>
          <w:ins w:id="2719" w:author="Phạm Khoa" w:date="2019-06-30T21:12:00Z"/>
        </w:rPr>
        <w:pPrChange w:id="272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00ABD07" w14:textId="4702A1E4" w:rsidR="0038445F" w:rsidRDefault="0038445F">
      <w:pPr>
        <w:pStyle w:val="oancuaDanhsach"/>
        <w:rPr>
          <w:ins w:id="2721" w:author="Phạm Khoa" w:date="2019-06-30T21:12:00Z"/>
        </w:rPr>
        <w:pPrChange w:id="272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B097454" w14:textId="44C0A5D0" w:rsidR="0038445F" w:rsidRDefault="0038445F">
      <w:pPr>
        <w:pStyle w:val="oancuaDanhsach"/>
        <w:rPr>
          <w:ins w:id="2723" w:author="Phạm Khoa" w:date="2019-06-30T21:12:00Z"/>
        </w:rPr>
        <w:pPrChange w:id="272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DA5FA99" w14:textId="77777777" w:rsidR="0038445F" w:rsidRPr="007E56BA" w:rsidRDefault="0038445F">
      <w:pPr>
        <w:pStyle w:val="oancuaDanhsach"/>
        <w:pPrChange w:id="272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5B41903" w14:textId="74DF7E8C" w:rsidR="007E56BA" w:rsidDel="008967CF" w:rsidRDefault="007E56BA" w:rsidP="007E56BA">
      <w:pPr>
        <w:pStyle w:val="oancuaDanhsach"/>
        <w:numPr>
          <w:ilvl w:val="0"/>
          <w:numId w:val="4"/>
        </w:numPr>
        <w:rPr>
          <w:del w:id="2726" w:author="Hoan Nguyễn Công" w:date="2019-03-26T07:52:00Z"/>
        </w:rPr>
      </w:pPr>
      <w:del w:id="2727" w:author="Hoan Nguyễn Công" w:date="2019-03-26T07:52:00Z">
        <w:r w:rsidRPr="007E56BA" w:rsidDel="008967CF">
          <w:delText>Thiết kế xử lý</w:delText>
        </w:r>
      </w:del>
      <w:ins w:id="2728" w:author="Hoan Ng" w:date="2017-03-20T21:27:00Z">
        <w:del w:id="2729" w:author="Hoan Nguyễn Công" w:date="2019-03-26T07:52:00Z">
          <w:r w:rsidR="00E62EE1" w:rsidDel="008967CF">
            <w:delText xml:space="preserve"> {Danh sách các xử lý &amp; thuật giải}</w:delText>
          </w:r>
        </w:del>
      </w:ins>
    </w:p>
    <w:p w14:paraId="2F4BFD56" w14:textId="207BC702" w:rsidR="00F02E35" w:rsidRDefault="00F02E35" w:rsidP="00F02E35">
      <w:pPr>
        <w:pStyle w:val="oancuaDanhsach"/>
        <w:numPr>
          <w:ilvl w:val="0"/>
          <w:numId w:val="4"/>
        </w:numPr>
        <w:rPr>
          <w:ins w:id="2730" w:author="Hoan Ng" w:date="2017-03-20T21:26:00Z"/>
        </w:rPr>
      </w:pPr>
      <w:r w:rsidRPr="007E56BA">
        <w:t>Thiết kế dữ liệu</w:t>
      </w:r>
      <w:r>
        <w:t xml:space="preserve"> (RD – Relationship Diagram – Mô hình quan hệ)</w:t>
      </w:r>
    </w:p>
    <w:p w14:paraId="478E52EB" w14:textId="32D19BF2" w:rsidR="00E62EE1" w:rsidRDefault="00E83008">
      <w:pPr>
        <w:pStyle w:val="oancuaDanhsach"/>
        <w:numPr>
          <w:ilvl w:val="1"/>
          <w:numId w:val="4"/>
        </w:numPr>
        <w:rPr>
          <w:ins w:id="2731" w:author="PHẠM ĐÌNH ANH VŨ" w:date="2019-07-06T01:43:00Z"/>
        </w:rPr>
      </w:pPr>
      <w:ins w:id="2732" w:author="PHẠM ĐÌNH ANH VŨ" w:date="2019-07-01T11:19:00Z">
        <w:r>
          <w:rPr>
            <w:noProof/>
          </w:rPr>
          <w:lastRenderedPageBreak/>
          <w:drawing>
            <wp:anchor distT="0" distB="0" distL="114300" distR="114300" simplePos="0" relativeHeight="251812864" behindDoc="1" locked="0" layoutInCell="1" allowOverlap="1" wp14:anchorId="477D9E88" wp14:editId="0F428202">
              <wp:simplePos x="0" y="0"/>
              <wp:positionH relativeFrom="page">
                <wp:posOffset>495300</wp:posOffset>
              </wp:positionH>
              <wp:positionV relativeFrom="paragraph">
                <wp:posOffset>295275</wp:posOffset>
              </wp:positionV>
              <wp:extent cx="6915298" cy="2819400"/>
              <wp:effectExtent l="0" t="0" r="0" b="0"/>
              <wp:wrapTight wrapText="bothSides">
                <wp:wrapPolygon edited="0">
                  <wp:start x="0" y="0"/>
                  <wp:lineTo x="0" y="21454"/>
                  <wp:lineTo x="21540" y="21454"/>
                  <wp:lineTo x="21540" y="0"/>
                  <wp:lineTo x="0" y="0"/>
                </wp:wrapPolygon>
              </wp:wrapTight>
              <wp:docPr id="148" name="Hình ảnh 148" descr="C:\Users\BEDU\Desktop\Untitle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BEDU\Desktop\Untitled.png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15298" cy="281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2733" w:author="Hoan Ng" w:date="2017-03-20T21:26:00Z">
        <w:r w:rsidR="00E62EE1">
          <w:t>Sơ đồ RD cả hệ thống</w:t>
        </w:r>
      </w:ins>
      <w:ins w:id="2734" w:author="PHẠM ĐÌNH ANH VŨ" w:date="2019-07-06T01:43:00Z">
        <w:r>
          <w:t>:</w:t>
        </w:r>
      </w:ins>
    </w:p>
    <w:p w14:paraId="60100D5C" w14:textId="1CDEBB8E" w:rsidR="00E83008" w:rsidRDefault="00E83008" w:rsidP="00E83008">
      <w:pPr>
        <w:ind w:left="720"/>
        <w:rPr>
          <w:ins w:id="2735" w:author="PHẠM ĐÌNH ANH VŨ" w:date="2019-07-01T11:19:00Z"/>
        </w:rPr>
        <w:pPrChange w:id="2736" w:author="PHẠM ĐÌNH ANH VŨ" w:date="2019-07-06T01:4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F7AC31" w14:textId="2B353226" w:rsidR="0036607C" w:rsidRDefault="0036607C">
      <w:pPr>
        <w:pStyle w:val="oancuaDanhsach"/>
        <w:ind w:left="1080"/>
        <w:rPr>
          <w:ins w:id="2737" w:author="Hoan Ng" w:date="2017-03-20T21:26:00Z"/>
        </w:rPr>
        <w:pPrChange w:id="2738" w:author="PHẠM ĐÌNH ANH VŨ" w:date="2019-07-01T11:19:00Z">
          <w:pPr>
            <w:pStyle w:val="oancuaDanhsach"/>
            <w:numPr>
              <w:numId w:val="4"/>
            </w:numPr>
            <w:ind w:hanging="360"/>
          </w:pPr>
        </w:pPrChange>
      </w:pPr>
    </w:p>
    <w:p w14:paraId="09158F7B" w14:textId="1F256271" w:rsidR="00E62EE1" w:rsidRDefault="00E62EE1">
      <w:pPr>
        <w:pStyle w:val="oancuaDanhsach"/>
        <w:numPr>
          <w:ilvl w:val="1"/>
          <w:numId w:val="4"/>
        </w:numPr>
        <w:rPr>
          <w:ins w:id="2739" w:author="PHẠM ĐÌNH ANH VŨ" w:date="2019-07-01T10:45:00Z"/>
        </w:rPr>
      </w:pPr>
      <w:ins w:id="2740" w:author="Hoan Ng" w:date="2017-03-20T21:26:00Z">
        <w:r>
          <w:t xml:space="preserve"> Giải thích từng bảng, kiểu dữ liệu</w:t>
        </w:r>
      </w:ins>
    </w:p>
    <w:p w14:paraId="783E4584" w14:textId="05823B68" w:rsidR="006B4EDE" w:rsidRDefault="006B4EDE" w:rsidP="006B4EDE">
      <w:pPr>
        <w:pStyle w:val="oancuaDanhsach"/>
        <w:ind w:left="1080"/>
        <w:rPr>
          <w:ins w:id="2741" w:author="PHẠM ĐÌNH ANH VŨ" w:date="2019-07-01T10:46:00Z"/>
        </w:rPr>
      </w:pPr>
      <w:ins w:id="2742" w:author="PHẠM ĐÌNH ANH VŨ" w:date="2019-07-01T10:46:00Z">
        <w:r>
          <w:t>-</w:t>
        </w:r>
      </w:ins>
      <w:ins w:id="2743" w:author="PHẠM ĐÌNH ANH VŨ" w:date="2019-07-01T10:47:00Z">
        <w:r>
          <w:t xml:space="preserve"> </w:t>
        </w:r>
      </w:ins>
      <w:ins w:id="2744" w:author="PHẠM ĐÌNH ANH VŨ" w:date="2019-07-01T10:45:00Z">
        <w:r w:rsidRPr="006B4EDE">
          <w:t>KhachHang</w:t>
        </w:r>
        <w:r>
          <w:t>: Id</w:t>
        </w:r>
      </w:ins>
      <w:ins w:id="2745" w:author="PHẠM ĐÌNH ANH VŨ" w:date="2019-07-01T11:37:00Z">
        <w:r w:rsidR="001A7098">
          <w:t xml:space="preserve"> (int)</w:t>
        </w:r>
      </w:ins>
      <w:ins w:id="2746" w:author="PHẠM ĐÌNH ANH VŨ" w:date="2019-07-01T10:45:00Z">
        <w:r>
          <w:t>, HoTen</w:t>
        </w:r>
      </w:ins>
      <w:ins w:id="2747" w:author="PHẠM ĐÌNH ANH VŨ" w:date="2019-07-01T11:43:00Z">
        <w:r w:rsidR="00AA4D7A">
          <w:t xml:space="preserve"> (nvarchar)</w:t>
        </w:r>
      </w:ins>
      <w:ins w:id="2748" w:author="PHẠM ĐÌNH ANH VŨ" w:date="2019-07-01T10:45:00Z">
        <w:r>
          <w:t>, Address</w:t>
        </w:r>
      </w:ins>
      <w:ins w:id="2749" w:author="PHẠM ĐÌNH ANH VŨ" w:date="2019-07-01T11:43:00Z">
        <w:r w:rsidR="00AA4D7A">
          <w:t xml:space="preserve"> (nvarchar)</w:t>
        </w:r>
      </w:ins>
      <w:ins w:id="2750" w:author="PHẠM ĐÌNH ANH VŨ" w:date="2019-07-01T10:45:00Z">
        <w:r>
          <w:t>, Phone</w:t>
        </w:r>
      </w:ins>
      <w:ins w:id="2751" w:author="PHẠM ĐÌNH ANH VŨ" w:date="2019-07-01T11:43:00Z">
        <w:r w:rsidR="00AA4D7A">
          <w:t xml:space="preserve"> (nvarchar)</w:t>
        </w:r>
      </w:ins>
      <w:ins w:id="2752" w:author="PHẠM ĐÌNH ANH VŨ" w:date="2019-07-01T10:46:00Z">
        <w:r>
          <w:t>, Email</w:t>
        </w:r>
      </w:ins>
      <w:ins w:id="2753" w:author="PHẠM ĐÌNH ANH VŨ" w:date="2019-07-01T11:43:00Z">
        <w:r w:rsidR="00AA4D7A">
          <w:t xml:space="preserve"> (nvarchar)</w:t>
        </w:r>
      </w:ins>
      <w:ins w:id="2754" w:author="PHẠM ĐÌNH ANH VŨ" w:date="2019-07-01T10:46:00Z">
        <w:r>
          <w:t>, MoreInfo</w:t>
        </w:r>
      </w:ins>
      <w:ins w:id="2755" w:author="PHẠM ĐÌNH ANH VŨ" w:date="2019-07-01T11:43:00Z">
        <w:r w:rsidR="00AA4D7A">
          <w:t xml:space="preserve"> (nvarchar)</w:t>
        </w:r>
      </w:ins>
      <w:ins w:id="2756" w:author="PHẠM ĐÌNH ANH VŨ" w:date="2019-07-01T10:46:00Z">
        <w:r>
          <w:t>, TienNo</w:t>
        </w:r>
      </w:ins>
      <w:ins w:id="2757" w:author="PHẠM ĐÌNH ANH VŨ" w:date="2019-07-01T11:43:00Z">
        <w:r w:rsidR="00AA4D7A">
          <w:t xml:space="preserve"> (float)</w:t>
        </w:r>
      </w:ins>
      <w:ins w:id="2758" w:author="PHẠM ĐÌNH ANH VŨ" w:date="2019-07-06T01:44:00Z">
        <w:r w:rsidR="00E83008">
          <w:t>.</w:t>
        </w:r>
      </w:ins>
    </w:p>
    <w:p w14:paraId="374D55A6" w14:textId="03504BFB" w:rsidR="006B4EDE" w:rsidRDefault="006B4EDE" w:rsidP="006B4EDE">
      <w:pPr>
        <w:pStyle w:val="oancuaDanhsach"/>
        <w:ind w:left="1080"/>
        <w:rPr>
          <w:ins w:id="2759" w:author="PHẠM ĐÌNH ANH VŨ" w:date="2019-07-01T10:48:00Z"/>
        </w:rPr>
      </w:pPr>
      <w:ins w:id="2760" w:author="PHẠM ĐÌNH ANH VŨ" w:date="2019-07-01T10:47:00Z">
        <w:r>
          <w:t>- Sach: Id</w:t>
        </w:r>
      </w:ins>
      <w:ins w:id="2761" w:author="PHẠM ĐÌNH ANH VŨ" w:date="2019-07-01T11:37:00Z">
        <w:r w:rsidR="001A7098">
          <w:t xml:space="preserve"> (int)</w:t>
        </w:r>
      </w:ins>
      <w:ins w:id="2762" w:author="PHẠM ĐÌNH ANH VŨ" w:date="2019-07-01T10:47:00Z">
        <w:r>
          <w:t>, TenSach</w:t>
        </w:r>
      </w:ins>
      <w:ins w:id="2763" w:author="PHẠM ĐÌNH ANH VŨ" w:date="2019-07-01T11:44:00Z">
        <w:r w:rsidR="00AA4D7A">
          <w:t xml:space="preserve"> (nvarchar)</w:t>
        </w:r>
      </w:ins>
      <w:ins w:id="2764" w:author="PHẠM ĐÌNH ANH VŨ" w:date="2019-07-01T10:47:00Z">
        <w:r>
          <w:t>, SoLuong</w:t>
        </w:r>
      </w:ins>
      <w:ins w:id="2765" w:author="PHẠM ĐÌNH ANH VŨ" w:date="2019-07-01T11:44:00Z">
        <w:r w:rsidR="00AA4D7A">
          <w:t xml:space="preserve"> (int)</w:t>
        </w:r>
      </w:ins>
      <w:ins w:id="2766" w:author="PHẠM ĐÌNH ANH VŨ" w:date="2019-07-01T10:47:00Z">
        <w:r>
          <w:t>, QRCode</w:t>
        </w:r>
      </w:ins>
      <w:ins w:id="2767" w:author="PHẠM ĐÌNH ANH VŨ" w:date="2019-07-01T11:44:00Z">
        <w:r w:rsidR="00AA4D7A">
          <w:t xml:space="preserve"> (nvarchar)</w:t>
        </w:r>
      </w:ins>
      <w:ins w:id="2768" w:author="PHẠM ĐÌNH ANH VŨ" w:date="2019-07-01T10:47:00Z">
        <w:r>
          <w:t>, BarCode</w:t>
        </w:r>
      </w:ins>
      <w:ins w:id="2769" w:author="PHẠM ĐÌNH ANH VŨ" w:date="2019-07-01T11:44:00Z">
        <w:r w:rsidR="00AA4D7A">
          <w:t xml:space="preserve"> (nvarchar)</w:t>
        </w:r>
      </w:ins>
      <w:ins w:id="2770" w:author="PHẠM ĐÌNH ANH VŨ" w:date="2019-07-01T10:47:00Z">
        <w:r>
          <w:t xml:space="preserve">, </w:t>
        </w:r>
      </w:ins>
      <w:ins w:id="2771" w:author="PHẠM ĐÌNH ANH VŨ" w:date="2019-07-01T10:48:00Z">
        <w:r>
          <w:t>TacGia</w:t>
        </w:r>
      </w:ins>
      <w:ins w:id="2772" w:author="PHẠM ĐÌNH ANH VŨ" w:date="2019-07-01T11:44:00Z">
        <w:r w:rsidR="00AA4D7A">
          <w:t xml:space="preserve"> (nvarchar)</w:t>
        </w:r>
      </w:ins>
      <w:ins w:id="2773" w:author="PHẠM ĐÌNH ANH VŨ" w:date="2019-07-01T10:48:00Z">
        <w:r>
          <w:t>, TheLoai</w:t>
        </w:r>
      </w:ins>
      <w:ins w:id="2774" w:author="PHẠM ĐÌNH ANH VŨ" w:date="2019-07-01T11:44:00Z">
        <w:r w:rsidR="00AA4D7A">
          <w:t xml:space="preserve"> (nvarchar)</w:t>
        </w:r>
      </w:ins>
    </w:p>
    <w:p w14:paraId="54C11912" w14:textId="4E9D8A99" w:rsidR="006B4EDE" w:rsidRDefault="006B4EDE" w:rsidP="006B4EDE">
      <w:pPr>
        <w:pStyle w:val="oancuaDanhsach"/>
        <w:ind w:left="1080"/>
        <w:rPr>
          <w:ins w:id="2775" w:author="PHẠM ĐÌNH ANH VŨ" w:date="2019-07-01T10:49:00Z"/>
        </w:rPr>
      </w:pPr>
      <w:ins w:id="2776" w:author="PHẠM ĐÌNH ANH VŨ" w:date="2019-07-01T10:48:00Z">
        <w:r>
          <w:t>- PhieuThuTien: Id</w:t>
        </w:r>
      </w:ins>
      <w:ins w:id="2777" w:author="PHẠM ĐÌNH ANH VŨ" w:date="2019-07-01T11:37:00Z">
        <w:r w:rsidR="001A7098">
          <w:t xml:space="preserve"> (int)</w:t>
        </w:r>
      </w:ins>
      <w:ins w:id="2778" w:author="PHẠM ĐÌNH ANH VŨ" w:date="2019-07-01T10:48:00Z">
        <w:r>
          <w:t xml:space="preserve">, </w:t>
        </w:r>
      </w:ins>
      <w:ins w:id="2779" w:author="PHẠM ĐÌNH ANH VŨ" w:date="2019-07-01T10:49:00Z">
        <w:r>
          <w:t>IdKhachHang</w:t>
        </w:r>
      </w:ins>
      <w:ins w:id="2780" w:author="PHẠM ĐÌNH ANH VŨ" w:date="2019-07-01T11:44:00Z">
        <w:r w:rsidR="00AA4D7A">
          <w:t xml:space="preserve"> (int)</w:t>
        </w:r>
      </w:ins>
      <w:ins w:id="2781" w:author="PHẠM ĐÌNH ANH VŨ" w:date="2019-07-01T10:49:00Z">
        <w:r>
          <w:t>, SoTienThu</w:t>
        </w:r>
      </w:ins>
      <w:ins w:id="2782" w:author="PHẠM ĐÌNH ANH VŨ" w:date="2019-07-01T11:45:00Z">
        <w:r w:rsidR="00AA4D7A">
          <w:t xml:space="preserve"> (float)</w:t>
        </w:r>
      </w:ins>
    </w:p>
    <w:p w14:paraId="2C514F5D" w14:textId="47560D98" w:rsidR="006B4EDE" w:rsidRDefault="006B4EDE" w:rsidP="006B4EDE">
      <w:pPr>
        <w:pStyle w:val="oancuaDanhsach"/>
        <w:ind w:left="1080"/>
        <w:rPr>
          <w:ins w:id="2783" w:author="PHẠM ĐÌNH ANH VŨ" w:date="2019-07-01T10:50:00Z"/>
        </w:rPr>
      </w:pPr>
      <w:ins w:id="2784" w:author="PHẠM ĐÌNH ANH VŨ" w:date="2019-07-01T10:49:00Z">
        <w:r>
          <w:t>- UserRole: Id</w:t>
        </w:r>
      </w:ins>
      <w:ins w:id="2785" w:author="PHẠM ĐÌNH ANH VŨ" w:date="2019-07-01T11:37:00Z">
        <w:r w:rsidR="001A7098">
          <w:t xml:space="preserve"> (int)</w:t>
        </w:r>
      </w:ins>
      <w:ins w:id="2786" w:author="PHẠM ĐÌNH ANH VŨ" w:date="2019-07-01T10:49:00Z">
        <w:r>
          <w:t>, DisplayName</w:t>
        </w:r>
      </w:ins>
      <w:ins w:id="2787" w:author="PHẠM ĐÌNH ANH VŨ" w:date="2019-07-01T11:45:00Z">
        <w:r w:rsidR="00AA4D7A">
          <w:t xml:space="preserve"> (nvarchar)</w:t>
        </w:r>
      </w:ins>
    </w:p>
    <w:p w14:paraId="7916C459" w14:textId="3301159B" w:rsidR="006B4EDE" w:rsidRDefault="006B4EDE" w:rsidP="006B4EDE">
      <w:pPr>
        <w:pStyle w:val="oancuaDanhsach"/>
        <w:ind w:left="1080"/>
        <w:rPr>
          <w:ins w:id="2788" w:author="PHẠM ĐÌNH ANH VŨ" w:date="2019-07-01T11:28:00Z"/>
        </w:rPr>
      </w:pPr>
      <w:ins w:id="2789" w:author="PHẠM ĐÌNH ANH VŨ" w:date="2019-07-01T10:50:00Z">
        <w:r>
          <w:t>- User: Id</w:t>
        </w:r>
      </w:ins>
      <w:ins w:id="2790" w:author="PHẠM ĐÌNH ANH VŨ" w:date="2019-07-01T11:37:00Z">
        <w:r w:rsidR="001A7098">
          <w:t xml:space="preserve"> (int)</w:t>
        </w:r>
      </w:ins>
      <w:ins w:id="2791" w:author="PHẠM ĐÌNH ANH VŨ" w:date="2019-07-01T10:50:00Z">
        <w:r>
          <w:t>, DisplayName</w:t>
        </w:r>
      </w:ins>
      <w:ins w:id="2792" w:author="PHẠM ĐÌNH ANH VŨ" w:date="2019-07-01T11:46:00Z">
        <w:r w:rsidR="00AA4D7A">
          <w:t xml:space="preserve"> (nvarchar)</w:t>
        </w:r>
      </w:ins>
      <w:ins w:id="2793" w:author="PHẠM ĐÌNH ANH VŨ" w:date="2019-07-01T10:50:00Z">
        <w:r>
          <w:t>, UserName</w:t>
        </w:r>
      </w:ins>
      <w:ins w:id="2794" w:author="PHẠM ĐÌNH ANH VŨ" w:date="2019-07-01T11:46:00Z">
        <w:r w:rsidR="00AA4D7A">
          <w:t xml:space="preserve"> (nvarchar)</w:t>
        </w:r>
      </w:ins>
      <w:ins w:id="2795" w:author="PHẠM ĐÌNH ANH VŨ" w:date="2019-07-01T10:50:00Z">
        <w:r>
          <w:t>, Password</w:t>
        </w:r>
      </w:ins>
      <w:ins w:id="2796" w:author="PHẠM ĐÌNH ANH VŨ" w:date="2019-07-01T11:46:00Z">
        <w:r w:rsidR="00AA4D7A">
          <w:t xml:space="preserve"> (nvarchar)</w:t>
        </w:r>
      </w:ins>
      <w:ins w:id="2797" w:author="PHẠM ĐÌNH ANH VŨ" w:date="2019-07-01T10:50:00Z">
        <w:r>
          <w:t>, IdRole</w:t>
        </w:r>
      </w:ins>
      <w:ins w:id="2798" w:author="PHẠM ĐÌNH ANH VŨ" w:date="2019-07-01T11:46:00Z">
        <w:r w:rsidR="00AA4D7A">
          <w:t xml:space="preserve"> (int)</w:t>
        </w:r>
      </w:ins>
    </w:p>
    <w:p w14:paraId="0B3FAF91" w14:textId="1000E93A" w:rsidR="0036607C" w:rsidRPr="00AA4D7A" w:rsidRDefault="0036607C" w:rsidP="006B4EDE">
      <w:pPr>
        <w:pStyle w:val="oancuaDanhsach"/>
        <w:ind w:left="1080"/>
        <w:rPr>
          <w:ins w:id="2799" w:author="PHẠM ĐÌNH ANH VŨ" w:date="2019-07-01T11:29:00Z"/>
        </w:rPr>
      </w:pPr>
      <w:ins w:id="2800" w:author="PHẠM ĐÌNH ANH VŨ" w:date="2019-07-01T11:28:00Z">
        <w:r w:rsidRPr="00AA4D7A">
          <w:t>- PhieuNhap</w:t>
        </w:r>
        <w:r w:rsidR="001A7098" w:rsidRPr="00AA4D7A">
          <w:t>: I</w:t>
        </w:r>
      </w:ins>
      <w:ins w:id="2801" w:author="PHẠM ĐÌNH ANH VŨ" w:date="2019-07-01T11:29:00Z">
        <w:r w:rsidR="001A7098" w:rsidRPr="00AA4D7A">
          <w:t>d</w:t>
        </w:r>
      </w:ins>
      <w:ins w:id="2802" w:author="PHẠM ĐÌNH ANH VŨ" w:date="2019-07-01T11:38:00Z">
        <w:r w:rsidR="001A7098" w:rsidRPr="00AA4D7A">
          <w:t xml:space="preserve"> (int)</w:t>
        </w:r>
      </w:ins>
      <w:ins w:id="2803" w:author="PHẠM ĐÌNH ANH VŨ" w:date="2019-07-01T11:29:00Z">
        <w:r w:rsidR="001A7098" w:rsidRPr="00AA4D7A">
          <w:t>, Dat</w:t>
        </w:r>
      </w:ins>
      <w:ins w:id="2804" w:author="PHẠM ĐÌNH ANH VŨ" w:date="2019-07-01T11:46:00Z">
        <w:r w:rsidR="00AA4D7A" w:rsidRPr="00AA4D7A">
          <w:t>e</w:t>
        </w:r>
      </w:ins>
      <w:ins w:id="2805" w:author="PHẠM ĐÌNH ANH VŨ" w:date="2019-07-01T11:29:00Z">
        <w:r w:rsidR="001A7098" w:rsidRPr="00AA4D7A">
          <w:t>Input</w:t>
        </w:r>
      </w:ins>
      <w:ins w:id="2806" w:author="PHẠM ĐÌNH ANH VŨ" w:date="2019-07-01T11:46:00Z">
        <w:r w:rsidR="00AA4D7A" w:rsidRPr="00AA4D7A">
          <w:t xml:space="preserve"> (Dat</w:t>
        </w:r>
        <w:r w:rsidR="00AA4D7A" w:rsidRPr="00AA4D7A">
          <w:rPr>
            <w:rPrChange w:id="2807" w:author="PHẠM ĐÌNH ANH VŨ" w:date="2019-07-01T11:46:00Z">
              <w:rPr>
                <w:lang w:val="fr-FR"/>
              </w:rPr>
            </w:rPrChange>
          </w:rPr>
          <w:t>eTime)</w:t>
        </w:r>
      </w:ins>
    </w:p>
    <w:p w14:paraId="0F5E69D8" w14:textId="57EDD83B" w:rsidR="001A7098" w:rsidRDefault="001A7098" w:rsidP="006B4EDE">
      <w:pPr>
        <w:pStyle w:val="oancuaDanhsach"/>
        <w:ind w:left="1080"/>
        <w:rPr>
          <w:ins w:id="2808" w:author="PHẠM ĐÌNH ANH VŨ" w:date="2019-07-01T11:29:00Z"/>
        </w:rPr>
      </w:pPr>
      <w:ins w:id="2809" w:author="PHẠM ĐÌNH ANH VŨ" w:date="2019-07-01T11:29:00Z">
        <w:r>
          <w:t>-</w:t>
        </w:r>
      </w:ins>
      <w:ins w:id="2810" w:author="PHẠM ĐÌNH ANH VŨ" w:date="2019-07-01T11:30:00Z">
        <w:r>
          <w:t xml:space="preserve"> </w:t>
        </w:r>
      </w:ins>
      <w:ins w:id="2811" w:author="PHẠM ĐÌNH ANH VŨ" w:date="2019-07-01T11:29:00Z">
        <w:r>
          <w:t>ThongTinPhieuNhap: Id</w:t>
        </w:r>
      </w:ins>
      <w:ins w:id="2812" w:author="PHẠM ĐÌNH ANH VŨ" w:date="2019-07-01T11:38:00Z">
        <w:r>
          <w:t xml:space="preserve"> (int)</w:t>
        </w:r>
      </w:ins>
      <w:ins w:id="2813" w:author="PHẠM ĐÌNH ANH VŨ" w:date="2019-07-01T11:29:00Z">
        <w:r>
          <w:t>, IdSach</w:t>
        </w:r>
      </w:ins>
      <w:ins w:id="2814" w:author="PHẠM ĐÌNH ANH VŨ" w:date="2019-07-01T11:46:00Z">
        <w:r w:rsidR="00AA4D7A">
          <w:t xml:space="preserve"> (int)</w:t>
        </w:r>
      </w:ins>
      <w:ins w:id="2815" w:author="PHẠM ĐÌNH ANH VŨ" w:date="2019-07-01T11:29:00Z">
        <w:r>
          <w:t>, IdPhieuNhap</w:t>
        </w:r>
      </w:ins>
      <w:ins w:id="2816" w:author="PHẠM ĐÌNH ANH VŨ" w:date="2019-07-01T11:46:00Z">
        <w:r w:rsidR="00AA4D7A">
          <w:t xml:space="preserve"> (int)</w:t>
        </w:r>
      </w:ins>
      <w:ins w:id="2817" w:author="PHẠM ĐÌNH ANH VŨ" w:date="2019-07-01T11:29:00Z">
        <w:r>
          <w:t>, Count</w:t>
        </w:r>
      </w:ins>
      <w:ins w:id="2818" w:author="PHẠM ĐÌNH ANH VŨ" w:date="2019-07-01T11:38:00Z">
        <w:r>
          <w:t xml:space="preserve"> (int)</w:t>
        </w:r>
      </w:ins>
      <w:ins w:id="2819" w:author="PHẠM ĐÌNH ANH VŨ" w:date="2019-07-01T11:29:00Z">
        <w:r>
          <w:t>, DonGiaNhap</w:t>
        </w:r>
      </w:ins>
      <w:ins w:id="2820" w:author="PHẠM ĐÌNH ANH VŨ" w:date="2019-07-01T11:47:00Z">
        <w:r w:rsidR="00AA4D7A">
          <w:t xml:space="preserve"> (float)</w:t>
        </w:r>
      </w:ins>
      <w:ins w:id="2821" w:author="PHẠM ĐÌNH ANH VŨ" w:date="2019-07-01T11:29:00Z">
        <w:r>
          <w:t>, DonGiaBan</w:t>
        </w:r>
      </w:ins>
      <w:ins w:id="2822" w:author="PHẠM ĐÌNH ANH VŨ" w:date="2019-07-01T11:47:00Z">
        <w:r w:rsidR="00AA4D7A">
          <w:t xml:space="preserve"> (float)</w:t>
        </w:r>
      </w:ins>
      <w:ins w:id="2823" w:author="PHẠM ĐÌNH ANH VŨ" w:date="2019-07-01T11:29:00Z">
        <w:r>
          <w:t>, Status</w:t>
        </w:r>
      </w:ins>
      <w:ins w:id="2824" w:author="PHẠM ĐÌNH ANH VŨ" w:date="2019-07-01T11:47:00Z">
        <w:r w:rsidR="00AA4D7A">
          <w:t xml:space="preserve"> (nvarchar)</w:t>
        </w:r>
      </w:ins>
    </w:p>
    <w:p w14:paraId="69A10CDE" w14:textId="74656813" w:rsidR="001A7098" w:rsidRDefault="001A7098" w:rsidP="006B4EDE">
      <w:pPr>
        <w:pStyle w:val="oancuaDanhsach"/>
        <w:ind w:left="1080"/>
        <w:rPr>
          <w:ins w:id="2825" w:author="PHẠM ĐÌNH ANH VŨ" w:date="2019-07-01T11:30:00Z"/>
        </w:rPr>
      </w:pPr>
      <w:ins w:id="2826" w:author="PHẠM ĐÌNH ANH VŨ" w:date="2019-07-01T11:30:00Z">
        <w:r>
          <w:t>- HoaDonBanSachL Id</w:t>
        </w:r>
      </w:ins>
      <w:ins w:id="2827" w:author="PHẠM ĐÌNH ANH VŨ" w:date="2019-07-01T11:38:00Z">
        <w:r>
          <w:t xml:space="preserve"> (int)</w:t>
        </w:r>
      </w:ins>
      <w:ins w:id="2828" w:author="PHẠM ĐÌNH ANH VŨ" w:date="2019-07-01T11:30:00Z">
        <w:r>
          <w:t>, Dat</w:t>
        </w:r>
      </w:ins>
      <w:ins w:id="2829" w:author="PHẠM ĐÌNH ANH VŨ" w:date="2019-07-01T11:39:00Z">
        <w:r w:rsidR="00AA4D7A">
          <w:t>e</w:t>
        </w:r>
      </w:ins>
      <w:ins w:id="2830" w:author="PHẠM ĐÌNH ANH VŨ" w:date="2019-07-01T11:30:00Z">
        <w:r>
          <w:t>Output</w:t>
        </w:r>
      </w:ins>
      <w:ins w:id="2831" w:author="PHẠM ĐÌNH ANH VŨ" w:date="2019-07-01T11:47:00Z">
        <w:r w:rsidR="00AA4D7A">
          <w:t xml:space="preserve"> (DateTime)</w:t>
        </w:r>
      </w:ins>
      <w:ins w:id="2832" w:author="PHẠM ĐÌNH ANH VŨ" w:date="2019-07-01T11:30:00Z">
        <w:r>
          <w:t>, TongTien</w:t>
        </w:r>
      </w:ins>
      <w:ins w:id="2833" w:author="PHẠM ĐÌNH ANH VŨ" w:date="2019-07-01T11:48:00Z">
        <w:r w:rsidR="00AA4D7A">
          <w:t xml:space="preserve"> (int)</w:t>
        </w:r>
      </w:ins>
    </w:p>
    <w:p w14:paraId="03AC96B1" w14:textId="60DE7473" w:rsidR="001A7098" w:rsidRDefault="001A7098" w:rsidP="006B4EDE">
      <w:pPr>
        <w:pStyle w:val="oancuaDanhsach"/>
        <w:ind w:left="1080"/>
        <w:rPr>
          <w:ins w:id="2834" w:author="PHẠM ĐÌNH ANH VŨ" w:date="2019-07-01T11:38:00Z"/>
        </w:rPr>
      </w:pPr>
      <w:ins w:id="2835" w:author="PHẠM ĐÌNH ANH VŨ" w:date="2019-07-01T11:30:00Z">
        <w:r>
          <w:t xml:space="preserve">- </w:t>
        </w:r>
      </w:ins>
      <w:ins w:id="2836" w:author="PHẠM ĐÌNH ANH VŨ" w:date="2019-07-01T11:31:00Z">
        <w:r>
          <w:t>ThongTinHoaDon: Id</w:t>
        </w:r>
      </w:ins>
      <w:ins w:id="2837" w:author="PHẠM ĐÌNH ANH VŨ" w:date="2019-07-01T11:38:00Z">
        <w:r>
          <w:t xml:space="preserve"> (int)</w:t>
        </w:r>
      </w:ins>
      <w:ins w:id="2838" w:author="PHẠM ĐÌNH ANH VŨ" w:date="2019-07-01T11:31:00Z">
        <w:r>
          <w:t>, IdSach, IdHoaDon, IdIn</w:t>
        </w:r>
      </w:ins>
      <w:ins w:id="2839" w:author="PHẠM ĐÌNH ANH VŨ" w:date="2019-07-01T11:32:00Z">
        <w:r>
          <w:t>putInfo (int), IdKhachhang (int),</w:t>
        </w:r>
      </w:ins>
      <w:ins w:id="2840" w:author="PHẠM ĐÌNH ANH VŨ" w:date="2019-07-01T11:33:00Z">
        <w:r>
          <w:t xml:space="preserve"> Count (int), </w:t>
        </w:r>
      </w:ins>
      <w:ins w:id="2841" w:author="PHẠM ĐÌNH ANH VŨ" w:date="2019-07-01T11:36:00Z">
        <w:r>
          <w:t>Status (nvarchar)</w:t>
        </w:r>
      </w:ins>
      <w:ins w:id="2842" w:author="PHẠM ĐÌNH ANH VŨ" w:date="2019-07-01T11:32:00Z">
        <w:r>
          <w:t xml:space="preserve"> </w:t>
        </w:r>
      </w:ins>
    </w:p>
    <w:p w14:paraId="51265171" w14:textId="4DE41398" w:rsidR="001A7098" w:rsidRDefault="001A7098" w:rsidP="006B4EDE">
      <w:pPr>
        <w:pStyle w:val="oancuaDanhsach"/>
        <w:ind w:left="1080"/>
        <w:rPr>
          <w:ins w:id="2843" w:author="PHẠM ĐÌNH ANH VŨ" w:date="2019-07-01T11:39:00Z"/>
        </w:rPr>
      </w:pPr>
      <w:ins w:id="2844" w:author="PHẠM ĐÌNH ANH VŨ" w:date="2019-07-01T11:38:00Z">
        <w:r>
          <w:t xml:space="preserve">- </w:t>
        </w:r>
      </w:ins>
      <w:ins w:id="2845" w:author="PHẠM ĐÌNH ANH VŨ" w:date="2019-07-01T11:39:00Z">
        <w:r>
          <w:t xml:space="preserve">BaoCaoThang: Id (int), </w:t>
        </w:r>
        <w:proofErr w:type="gramStart"/>
        <w:r>
          <w:t>DateOuput</w:t>
        </w:r>
      </w:ins>
      <w:ins w:id="2846" w:author="PHẠM ĐÌNH ANH VŨ" w:date="2019-07-01T11:48:00Z">
        <w:r w:rsidR="00AA4D7A">
          <w:t>(</w:t>
        </w:r>
        <w:proofErr w:type="gramEnd"/>
        <w:r w:rsidR="00AA4D7A">
          <w:t>DateTime)</w:t>
        </w:r>
      </w:ins>
    </w:p>
    <w:p w14:paraId="01798EA3" w14:textId="799E667F" w:rsidR="00AA4D7A" w:rsidRDefault="00AA4D7A" w:rsidP="006B4EDE">
      <w:pPr>
        <w:pStyle w:val="oancuaDanhsach"/>
        <w:ind w:left="1080"/>
        <w:rPr>
          <w:ins w:id="2847" w:author="PHẠM ĐÌNH ANH VŨ" w:date="2019-07-01T11:41:00Z"/>
        </w:rPr>
      </w:pPr>
      <w:ins w:id="2848" w:author="PHẠM ĐÌNH ANH VŨ" w:date="2019-07-01T11:39:00Z">
        <w:r>
          <w:t xml:space="preserve">- ThongTinBaoCaoThang: </w:t>
        </w:r>
      </w:ins>
      <w:ins w:id="2849" w:author="PHẠM ĐÌNH ANH VŨ" w:date="2019-07-01T11:40:00Z">
        <w:r>
          <w:t>Id (int), IdBaoCao (int), IdSach (int), TenSach</w:t>
        </w:r>
      </w:ins>
      <w:ins w:id="2850" w:author="PHẠM ĐÌNH ANH VŨ" w:date="2019-07-01T11:48:00Z">
        <w:r>
          <w:t xml:space="preserve"> (nvarchar)</w:t>
        </w:r>
      </w:ins>
      <w:ins w:id="2851" w:author="PHẠM ĐÌNH ANH VŨ" w:date="2019-07-01T11:40:00Z">
        <w:r>
          <w:t>, Tondau (int), SoLuongBan (int), SoLuongNhap</w:t>
        </w:r>
      </w:ins>
      <w:ins w:id="2852" w:author="PHẠM ĐÌNH ANH VŨ" w:date="2019-07-01T11:41:00Z">
        <w:r>
          <w:t xml:space="preserve"> (int), Toncuoi (int)</w:t>
        </w:r>
      </w:ins>
    </w:p>
    <w:p w14:paraId="10079FBE" w14:textId="702DAC7E" w:rsidR="00AA4D7A" w:rsidRDefault="00AA4D7A">
      <w:pPr>
        <w:pStyle w:val="oancuaDanhsach"/>
        <w:ind w:left="1080"/>
        <w:rPr>
          <w:ins w:id="2853" w:author="PHẠM ĐÌNH ANH VŨ" w:date="2019-07-06T01:44:00Z"/>
          <w:lang w:val="fr-FR"/>
        </w:rPr>
      </w:pPr>
      <w:ins w:id="2854" w:author="PHẠM ĐÌNH ANH VŨ" w:date="2019-07-01T11:41:00Z">
        <w:r w:rsidRPr="00AA4D7A">
          <w:rPr>
            <w:lang w:val="fr-FR"/>
            <w:rPrChange w:id="2855" w:author="PHẠM ĐÌNH ANH VŨ" w:date="2019-07-01T11:41:00Z">
              <w:rPr/>
            </w:rPrChange>
          </w:rPr>
          <w:t xml:space="preserve">- </w:t>
        </w:r>
        <w:proofErr w:type="gramStart"/>
        <w:r w:rsidRPr="00AA4D7A">
          <w:rPr>
            <w:lang w:val="fr-FR"/>
            <w:rPrChange w:id="2856" w:author="PHẠM ĐÌNH ANH VŨ" w:date="2019-07-01T11:41:00Z">
              <w:rPr/>
            </w:rPrChange>
          </w:rPr>
          <w:t>Quydinh:</w:t>
        </w:r>
        <w:proofErr w:type="gramEnd"/>
        <w:r w:rsidRPr="00AA4D7A">
          <w:rPr>
            <w:lang w:val="fr-FR"/>
            <w:rPrChange w:id="2857" w:author="PHẠM ĐÌNH ANH VŨ" w:date="2019-07-01T11:41:00Z">
              <w:rPr/>
            </w:rPrChange>
          </w:rPr>
          <w:t xml:space="preserve"> Id (int), Nhaptoithieu (int), Sa</w:t>
        </w:r>
        <w:r>
          <w:rPr>
            <w:lang w:val="fr-FR"/>
          </w:rPr>
          <w:t>chtontoithieu</w:t>
        </w:r>
      </w:ins>
      <w:ins w:id="2858" w:author="PHẠM ĐÌNH ANH VŨ" w:date="2019-07-01T11:42:00Z">
        <w:r>
          <w:rPr>
            <w:lang w:val="fr-FR"/>
          </w:rPr>
          <w:t>_Nhap</w:t>
        </w:r>
      </w:ins>
      <w:ins w:id="2859" w:author="PHẠM ĐÌNH ANH VŨ" w:date="2019-07-01T11:41:00Z">
        <w:r>
          <w:rPr>
            <w:lang w:val="fr-FR"/>
          </w:rPr>
          <w:t xml:space="preserve"> </w:t>
        </w:r>
        <w:r w:rsidRPr="00AA4D7A">
          <w:rPr>
            <w:lang w:val="fr-FR"/>
            <w:rPrChange w:id="2860" w:author="PHẠM ĐÌNH ANH VŨ" w:date="2019-07-01T11:41:00Z">
              <w:rPr/>
            </w:rPrChange>
          </w:rPr>
          <w:t>(int)</w:t>
        </w:r>
        <w:r>
          <w:rPr>
            <w:lang w:val="fr-FR"/>
          </w:rPr>
          <w:t xml:space="preserve">, </w:t>
        </w:r>
      </w:ins>
      <w:ins w:id="2861" w:author="PHẠM ĐÌNH ANH VŨ" w:date="2019-07-01T11:42:00Z">
        <w:r>
          <w:rPr>
            <w:lang w:val="fr-FR"/>
          </w:rPr>
          <w:t xml:space="preserve">Sachtontoithieu_Ban </w:t>
        </w:r>
        <w:r w:rsidRPr="00AA4D7A">
          <w:rPr>
            <w:lang w:val="fr-FR"/>
            <w:rPrChange w:id="2862" w:author="PHẠM ĐÌNH ANH VŨ" w:date="2019-07-01T11:42:00Z">
              <w:rPr/>
            </w:rPrChange>
          </w:rPr>
          <w:t>(int), T</w:t>
        </w:r>
        <w:r>
          <w:rPr>
            <w:lang w:val="fr-FR"/>
          </w:rPr>
          <w:t xml:space="preserve">ienNo </w:t>
        </w:r>
        <w:r>
          <w:t>(int)</w:t>
        </w:r>
        <w:r>
          <w:rPr>
            <w:lang w:val="fr-FR"/>
          </w:rPr>
          <w:t xml:space="preserve">, Phieuthutien </w:t>
        </w:r>
        <w:r w:rsidRPr="00AA4D7A">
          <w:rPr>
            <w:lang w:val="fr-FR"/>
            <w:rPrChange w:id="2863" w:author="PHẠM ĐÌNH ANH VŨ" w:date="2019-07-01T11:42:00Z">
              <w:rPr/>
            </w:rPrChange>
          </w:rPr>
          <w:t>(int)</w:t>
        </w:r>
        <w:r>
          <w:rPr>
            <w:lang w:val="fr-FR"/>
          </w:rPr>
          <w:t>.</w:t>
        </w:r>
      </w:ins>
    </w:p>
    <w:p w14:paraId="233F41F4" w14:textId="77777777" w:rsidR="00E83008" w:rsidRPr="00AA4D7A" w:rsidRDefault="00E83008">
      <w:pPr>
        <w:pStyle w:val="oancuaDanhsach"/>
        <w:ind w:left="1080"/>
        <w:rPr>
          <w:ins w:id="2864" w:author="Hoan Ng" w:date="2017-03-20T21:26:00Z"/>
          <w:lang w:val="fr-FR"/>
          <w:rPrChange w:id="2865" w:author="PHẠM ĐÌNH ANH VŨ" w:date="2019-07-01T11:42:00Z">
            <w:rPr>
              <w:ins w:id="2866" w:author="Hoan Ng" w:date="2017-03-20T21:26:00Z"/>
            </w:rPr>
          </w:rPrChange>
        </w:rPr>
        <w:pPrChange w:id="2867" w:author="PHẠM ĐÌNH ANH VŨ" w:date="2019-07-01T10:45:00Z">
          <w:pPr>
            <w:pStyle w:val="oancuaDanhsach"/>
            <w:numPr>
              <w:numId w:val="4"/>
            </w:numPr>
            <w:ind w:hanging="360"/>
          </w:pPr>
        </w:pPrChange>
      </w:pPr>
    </w:p>
    <w:p w14:paraId="7AF34D01" w14:textId="255127D4" w:rsidR="00E62EE1" w:rsidRDefault="00E62EE1">
      <w:pPr>
        <w:pStyle w:val="oancuaDanhsach"/>
        <w:numPr>
          <w:ilvl w:val="1"/>
          <w:numId w:val="4"/>
        </w:numPr>
        <w:rPr>
          <w:ins w:id="2868" w:author="PHẠM ĐÌNH ANH VŨ" w:date="2019-07-06T01:44:00Z"/>
          <w:lang w:val="fr-FR"/>
        </w:rPr>
      </w:pPr>
      <w:ins w:id="2869" w:author="Hoan Ng" w:date="2017-03-20T21:26:00Z">
        <w:r w:rsidRPr="00AA4D7A">
          <w:rPr>
            <w:lang w:val="fr-FR"/>
            <w:rPrChange w:id="2870" w:author="PHẠM ĐÌNH ANH VŨ" w:date="2019-07-01T11:41:00Z">
              <w:rPr/>
            </w:rPrChange>
          </w:rPr>
          <w:t xml:space="preserve"> </w:t>
        </w:r>
        <w:r w:rsidRPr="00AA4D7A">
          <w:rPr>
            <w:lang w:val="fr-FR"/>
            <w:rPrChange w:id="2871" w:author="PHẠM ĐÌNH ANH VŨ" w:date="2019-07-01T11:42:00Z">
              <w:rPr/>
            </w:rPrChange>
          </w:rPr>
          <w:t xml:space="preserve">Khóa &amp; </w:t>
        </w:r>
      </w:ins>
      <w:ins w:id="2872" w:author="Hoan Ng" w:date="2017-03-20T21:27:00Z">
        <w:r w:rsidRPr="00AA4D7A">
          <w:rPr>
            <w:lang w:val="fr-FR"/>
            <w:rPrChange w:id="2873" w:author="PHẠM ĐÌNH ANH VŨ" w:date="2019-07-01T11:42:00Z">
              <w:rPr/>
            </w:rPrChange>
          </w:rPr>
          <w:t>r</w:t>
        </w:r>
      </w:ins>
      <w:ins w:id="2874" w:author="PHẠM ĐÌNH ANH VŨ" w:date="2019-07-01T10:44:00Z">
        <w:r w:rsidR="00922EA7" w:rsidRPr="00AA4D7A">
          <w:rPr>
            <w:lang w:val="fr-FR"/>
            <w:rPrChange w:id="2875" w:author="PHẠM ĐÌNH ANH VŨ" w:date="2019-07-01T11:42:00Z">
              <w:rPr/>
            </w:rPrChange>
          </w:rPr>
          <w:t>à</w:t>
        </w:r>
      </w:ins>
      <w:ins w:id="2876" w:author="Hoan Ng" w:date="2017-03-20T21:27:00Z">
        <w:del w:id="2877" w:author="PHẠM ĐÌNH ANH VŨ" w:date="2019-07-01T10:44:00Z">
          <w:r w:rsidRPr="00AA4D7A" w:rsidDel="00922EA7">
            <w:rPr>
              <w:lang w:val="fr-FR"/>
              <w:rPrChange w:id="2878" w:author="PHẠM ĐÌNH ANH VŨ" w:date="2019-07-01T11:42:00Z">
                <w:rPr/>
              </w:rPrChange>
            </w:rPr>
            <w:delText>a</w:delText>
          </w:r>
        </w:del>
        <w:r w:rsidRPr="00AA4D7A">
          <w:rPr>
            <w:lang w:val="fr-FR"/>
            <w:rPrChange w:id="2879" w:author="PHẠM ĐÌNH ANH VŨ" w:date="2019-07-01T11:42:00Z">
              <w:rPr/>
            </w:rPrChange>
          </w:rPr>
          <w:t>ng</w:t>
        </w:r>
      </w:ins>
      <w:ins w:id="2880" w:author="Hoan Ng" w:date="2017-03-20T21:26:00Z">
        <w:r w:rsidRPr="00AA4D7A">
          <w:rPr>
            <w:lang w:val="fr-FR"/>
            <w:rPrChange w:id="2881" w:author="PHẠM ĐÌNH ANH VŨ" w:date="2019-07-01T11:42:00Z">
              <w:rPr/>
            </w:rPrChange>
          </w:rPr>
          <w:t xml:space="preserve"> </w:t>
        </w:r>
      </w:ins>
      <w:ins w:id="2882" w:author="Hoan Ng" w:date="2017-03-20T21:27:00Z">
        <w:r w:rsidRPr="00AA4D7A">
          <w:rPr>
            <w:lang w:val="fr-FR"/>
            <w:rPrChange w:id="2883" w:author="PHẠM ĐÌNH ANH VŨ" w:date="2019-07-01T11:42:00Z">
              <w:rPr/>
            </w:rPrChange>
          </w:rPr>
          <w:t>buộc toàn vẹn</w:t>
        </w:r>
      </w:ins>
      <w:ins w:id="2884" w:author="PHẠM ĐÌNH ANH VŨ" w:date="2019-07-06T01:44:00Z">
        <w:r w:rsidR="00E83008">
          <w:rPr>
            <w:lang w:val="fr-FR"/>
          </w:rPr>
          <w:t> :</w:t>
        </w:r>
      </w:ins>
    </w:p>
    <w:p w14:paraId="2330A5D0" w14:textId="77777777" w:rsidR="00E83008" w:rsidRPr="00AA4D7A" w:rsidRDefault="00E83008" w:rsidP="00E83008">
      <w:pPr>
        <w:pStyle w:val="oancuaDanhsach"/>
        <w:ind w:left="1080"/>
        <w:rPr>
          <w:ins w:id="2885" w:author="Hoan Ng" w:date="2017-03-20T21:28:00Z"/>
          <w:lang w:val="fr-FR"/>
          <w:rPrChange w:id="2886" w:author="PHẠM ĐÌNH ANH VŨ" w:date="2019-07-01T11:42:00Z">
            <w:rPr>
              <w:ins w:id="2887" w:author="Hoan Ng" w:date="2017-03-20T21:28:00Z"/>
            </w:rPr>
          </w:rPrChange>
        </w:rPr>
        <w:pPrChange w:id="2888" w:author="PHẠM ĐÌNH ANH VŨ" w:date="2019-07-06T01:44:00Z">
          <w:pPr>
            <w:pStyle w:val="oancuaDanhsach"/>
            <w:numPr>
              <w:numId w:val="4"/>
            </w:numPr>
            <w:ind w:hanging="360"/>
          </w:pPr>
        </w:pPrChange>
      </w:pPr>
    </w:p>
    <w:p w14:paraId="3CF0F2A3" w14:textId="6859D3BD" w:rsidR="00E62EE1" w:rsidRPr="00FD6318" w:rsidRDefault="00E62EE1">
      <w:pPr>
        <w:pStyle w:val="oancuaDanhsach"/>
        <w:numPr>
          <w:ilvl w:val="1"/>
          <w:numId w:val="4"/>
        </w:numPr>
        <w:rPr>
          <w:lang w:val="fr-FR"/>
          <w:rPrChange w:id="2889" w:author="PHẠM ĐÌNH ANH VŨ" w:date="2019-07-01T12:45:00Z">
            <w:rPr/>
          </w:rPrChange>
        </w:rPr>
        <w:pPrChange w:id="2890" w:author="Hoan Ng" w:date="2017-03-20T21:26:00Z">
          <w:pPr>
            <w:pStyle w:val="oancuaDanhsach"/>
            <w:numPr>
              <w:numId w:val="4"/>
            </w:numPr>
            <w:ind w:hanging="360"/>
          </w:pPr>
        </w:pPrChange>
      </w:pPr>
      <w:ins w:id="2891" w:author="Hoan Ng" w:date="2017-03-20T21:28:00Z">
        <w:r w:rsidRPr="00FD6318">
          <w:rPr>
            <w:lang w:val="fr-FR"/>
            <w:rPrChange w:id="2892" w:author="PHẠM ĐÌNH ANH VŨ" w:date="2019-07-01T12:45:00Z">
              <w:rPr/>
            </w:rPrChange>
          </w:rPr>
          <w:t>Thiết kế dữ liệu mức vật lý</w:t>
        </w:r>
      </w:ins>
      <w:ins w:id="2893" w:author="PHẠM ĐÌNH ANH VŨ" w:date="2019-07-06T01:44:00Z">
        <w:r w:rsidR="00E83008">
          <w:rPr>
            <w:lang w:val="fr-FR"/>
          </w:rPr>
          <w:t> :</w:t>
        </w:r>
      </w:ins>
    </w:p>
    <w:p w14:paraId="49308080" w14:textId="26E70110" w:rsidR="007E56BA" w:rsidDel="008967CF" w:rsidRDefault="007E56BA" w:rsidP="007E56BA">
      <w:pPr>
        <w:pStyle w:val="oancuaDanhsach"/>
        <w:numPr>
          <w:ilvl w:val="0"/>
          <w:numId w:val="4"/>
        </w:numPr>
        <w:rPr>
          <w:ins w:id="2894" w:author="Hoan Ng" w:date="2017-03-20T21:24:00Z"/>
          <w:del w:id="2895" w:author="Hoan Nguyễn Công" w:date="2019-03-26T07:52:00Z"/>
        </w:rPr>
      </w:pPr>
      <w:del w:id="2896" w:author="Hoan Nguyễn Công" w:date="2019-03-26T07:52:00Z">
        <w:r w:rsidRPr="007E56BA" w:rsidDel="008967CF">
          <w:lastRenderedPageBreak/>
          <w:delText>Thiết kế kiến trúc</w:delText>
        </w:r>
      </w:del>
    </w:p>
    <w:p w14:paraId="78403908" w14:textId="53F1B8E8" w:rsidR="00E62EE1" w:rsidDel="008967CF" w:rsidRDefault="00E62EE1">
      <w:pPr>
        <w:pStyle w:val="oancuaDanhsach"/>
        <w:numPr>
          <w:ilvl w:val="1"/>
          <w:numId w:val="4"/>
        </w:numPr>
        <w:rPr>
          <w:ins w:id="2897" w:author="Hoan Ng" w:date="2017-03-20T21:24:00Z"/>
          <w:del w:id="2898" w:author="Hoan Nguyễn Công" w:date="2019-03-26T07:52:00Z"/>
        </w:rPr>
        <w:pPrChange w:id="2899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900" w:author="Hoan Ng" w:date="2017-03-20T21:24:00Z">
        <w:del w:id="2901" w:author="Hoan Nguyễn Công" w:date="2019-03-26T07:52:00Z">
          <w:r w:rsidDel="008967CF">
            <w:delText>Mô hỉnh tổng thể kiến trúc</w:delText>
          </w:r>
        </w:del>
      </w:ins>
    </w:p>
    <w:p w14:paraId="386849C4" w14:textId="33BB0631" w:rsidR="00E62EE1" w:rsidDel="008967CF" w:rsidRDefault="00E62EE1">
      <w:pPr>
        <w:pStyle w:val="oancuaDanhsach"/>
        <w:numPr>
          <w:ilvl w:val="1"/>
          <w:numId w:val="4"/>
        </w:numPr>
        <w:rPr>
          <w:ins w:id="2902" w:author="Hoan Ng" w:date="2017-03-20T21:24:00Z"/>
          <w:del w:id="2903" w:author="Hoan Nguyễn Công" w:date="2019-03-26T07:52:00Z"/>
        </w:rPr>
        <w:pPrChange w:id="2904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905" w:author="Hoan Ng" w:date="2017-03-20T21:24:00Z">
        <w:del w:id="2906" w:author="Hoan Nguyễn Công" w:date="2019-03-26T07:52:00Z">
          <w:r w:rsidDel="008967CF">
            <w:delText xml:space="preserve"> Danh sách các componet/Package</w:delText>
          </w:r>
        </w:del>
      </w:ins>
    </w:p>
    <w:p w14:paraId="31FA8814" w14:textId="1B837816" w:rsidR="00E62EE1" w:rsidDel="008967CF" w:rsidRDefault="00E62EE1">
      <w:pPr>
        <w:pStyle w:val="oancuaDanhsach"/>
        <w:numPr>
          <w:ilvl w:val="1"/>
          <w:numId w:val="4"/>
        </w:numPr>
        <w:rPr>
          <w:ins w:id="2907" w:author="Hoan Ng" w:date="2017-03-20T21:24:00Z"/>
          <w:del w:id="2908" w:author="Hoan Nguyễn Công" w:date="2019-03-26T07:52:00Z"/>
        </w:rPr>
        <w:pPrChange w:id="2909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910" w:author="Hoan Ng" w:date="2017-03-20T21:25:00Z">
        <w:del w:id="2911" w:author="Hoan Nguyễn Công" w:date="2019-03-26T07:52:00Z">
          <w:r w:rsidDel="008967CF">
            <w:delText xml:space="preserve"> Giải thích tương tác/giao tiếp giữa các components</w:delText>
          </w:r>
        </w:del>
      </w:ins>
    </w:p>
    <w:p w14:paraId="53E57751" w14:textId="7230D7AE" w:rsidR="00E62EE1" w:rsidRPr="007E56BA" w:rsidDel="008967CF" w:rsidRDefault="00E62EE1" w:rsidP="007E56BA">
      <w:pPr>
        <w:pStyle w:val="oancuaDanhsach"/>
        <w:numPr>
          <w:ilvl w:val="0"/>
          <w:numId w:val="4"/>
        </w:numPr>
        <w:rPr>
          <w:del w:id="2912" w:author="Hoan Nguyễn Công" w:date="2019-03-26T07:52:00Z"/>
        </w:rPr>
      </w:pPr>
    </w:p>
    <w:p w14:paraId="64BE845E" w14:textId="77777777" w:rsidR="007E56BA" w:rsidRDefault="007E56BA" w:rsidP="007E56BA">
      <w:pPr>
        <w:rPr>
          <w:b/>
        </w:rPr>
      </w:pPr>
      <w:r>
        <w:rPr>
          <w:b/>
        </w:rPr>
        <w:t>Chương 4: Cài đặt</w:t>
      </w:r>
    </w:p>
    <w:p w14:paraId="7BE8EA21" w14:textId="03155538" w:rsidR="007E56BA" w:rsidRDefault="007E56BA" w:rsidP="007E56BA">
      <w:pPr>
        <w:pStyle w:val="oancuaDanhsach"/>
        <w:numPr>
          <w:ilvl w:val="0"/>
          <w:numId w:val="5"/>
        </w:numPr>
        <w:rPr>
          <w:ins w:id="2913" w:author="PHẠM ĐÌNH ANH VŨ" w:date="2019-06-23T11:35:00Z"/>
        </w:rPr>
      </w:pPr>
      <w:r w:rsidRPr="007E56BA">
        <w:t>Công nghệ sử dụng</w:t>
      </w:r>
    </w:p>
    <w:p w14:paraId="64730A6D" w14:textId="628E0934" w:rsidR="00CD325B" w:rsidRPr="007E56BA" w:rsidRDefault="00CD325B">
      <w:pPr>
        <w:pStyle w:val="oancuaDanhsach"/>
        <w:pPrChange w:id="2914" w:author="PHẠM ĐÌNH ANH VŨ" w:date="2019-06-23T11:35:00Z">
          <w:pPr>
            <w:pStyle w:val="oancuaDanhsach"/>
            <w:numPr>
              <w:numId w:val="5"/>
            </w:numPr>
            <w:ind w:hanging="360"/>
          </w:pPr>
        </w:pPrChange>
      </w:pPr>
      <w:ins w:id="2915" w:author="PHẠM ĐÌNH ANH VŨ" w:date="2019-06-23T11:36:00Z">
        <w:r>
          <w:t xml:space="preserve">Visual Sstudio </w:t>
        </w:r>
        <w:proofErr w:type="gramStart"/>
        <w:r>
          <w:t xml:space="preserve">2017 </w:t>
        </w:r>
      </w:ins>
      <w:ins w:id="2916" w:author="PHẠM ĐÌNH ANH VŨ" w:date="2019-06-23T11:35:00Z">
        <w:r>
          <w:t>,</w:t>
        </w:r>
        <w:proofErr w:type="gramEnd"/>
        <w:r>
          <w:t xml:space="preserve"> SQL</w:t>
        </w:r>
      </w:ins>
      <w:ins w:id="2917" w:author="PHẠM ĐÌNH ANH VŨ" w:date="2019-06-23T11:36:00Z">
        <w:r>
          <w:t xml:space="preserve"> Server 2012</w:t>
        </w:r>
      </w:ins>
    </w:p>
    <w:p w14:paraId="316AE7FA" w14:textId="0EC1C537" w:rsidR="007E56BA" w:rsidRDefault="007E56BA" w:rsidP="007E56BA">
      <w:pPr>
        <w:pStyle w:val="oancuaDanhsach"/>
        <w:numPr>
          <w:ilvl w:val="0"/>
          <w:numId w:val="5"/>
        </w:numPr>
        <w:rPr>
          <w:ins w:id="2918" w:author="PHẠM ĐÌNH ANH VŨ" w:date="2019-07-01T12:45:00Z"/>
        </w:rPr>
      </w:pPr>
      <w:r w:rsidRPr="007E56BA">
        <w:t>Vấn đề khi cài đặt</w:t>
      </w:r>
    </w:p>
    <w:p w14:paraId="058E16DD" w14:textId="77777777" w:rsidR="00FD6318" w:rsidRDefault="00FD6318">
      <w:pPr>
        <w:pStyle w:val="oancuaDanhsach"/>
        <w:rPr>
          <w:ins w:id="2919" w:author="PHẠM ĐÌNH ANH VŨ" w:date="2019-07-01T12:45:00Z"/>
        </w:rPr>
        <w:pPrChange w:id="2920" w:author="PHẠM ĐÌNH ANH VŨ" w:date="2019-07-01T12:45:00Z">
          <w:pPr>
            <w:pStyle w:val="oancuaDanhsach"/>
            <w:numPr>
              <w:numId w:val="5"/>
            </w:numPr>
            <w:ind w:hanging="360"/>
          </w:pPr>
        </w:pPrChange>
      </w:pPr>
      <w:ins w:id="2921" w:author="PHẠM ĐÌNH ANH VŨ" w:date="2019-07-01T12:45:00Z">
        <w:r>
          <w:t>WPF kết nối Database thông qua Entyti Framework nên khi chuyển project sang máy khác không hoạt động được (Vì khác connections)</w:t>
        </w:r>
      </w:ins>
    </w:p>
    <w:p w14:paraId="3AB79ACF" w14:textId="77777777" w:rsidR="00FD6318" w:rsidRPr="007E56BA" w:rsidRDefault="00FD6318">
      <w:pPr>
        <w:pStyle w:val="oancuaDanhsach"/>
        <w:pPrChange w:id="2922" w:author="PHẠM ĐÌNH ANH VŨ" w:date="2019-07-01T12:45:00Z">
          <w:pPr>
            <w:pStyle w:val="oancuaDanhsach"/>
            <w:numPr>
              <w:numId w:val="5"/>
            </w:numPr>
            <w:ind w:hanging="360"/>
          </w:pPr>
        </w:pPrChange>
      </w:pPr>
    </w:p>
    <w:p w14:paraId="6D52428D" w14:textId="38126C97" w:rsidR="007E56BA" w:rsidRDefault="007E56BA" w:rsidP="007E56BA">
      <w:pPr>
        <w:pStyle w:val="oancuaDanhsach"/>
        <w:numPr>
          <w:ilvl w:val="0"/>
          <w:numId w:val="5"/>
        </w:numPr>
        <w:rPr>
          <w:ins w:id="2923" w:author="PHẠM ĐÌNH ANH VŨ" w:date="2019-07-01T12:45:00Z"/>
        </w:rPr>
      </w:pPr>
      <w:r w:rsidRPr="007E56BA">
        <w:t>Mô tả giải pháp &amp; kỹ thuật</w:t>
      </w:r>
    </w:p>
    <w:p w14:paraId="5425EE0E" w14:textId="77777777" w:rsidR="00FD6318" w:rsidRDefault="00FD6318">
      <w:pPr>
        <w:pStyle w:val="oancuaDanhsach"/>
        <w:rPr>
          <w:ins w:id="2924" w:author="PHẠM ĐÌNH ANH VŨ" w:date="2019-07-01T12:46:00Z"/>
        </w:rPr>
        <w:pPrChange w:id="2925" w:author="PHẠM ĐÌNH ANH VŨ" w:date="2019-07-01T12:46:00Z">
          <w:pPr>
            <w:pStyle w:val="oancuaDanhsach"/>
            <w:numPr>
              <w:numId w:val="5"/>
            </w:numPr>
            <w:ind w:hanging="360"/>
          </w:pPr>
        </w:pPrChange>
      </w:pPr>
      <w:ins w:id="2926" w:author="PHẠM ĐÌNH ANH VŨ" w:date="2019-07-01T12:46:00Z">
        <w:r>
          <w:t>Mỗi khi cài đặt trên máy khác cần phải “Add Connections” thủ công và đổi “Connections string”.</w:t>
        </w:r>
      </w:ins>
    </w:p>
    <w:p w14:paraId="4E2A767D" w14:textId="0E10727C" w:rsidR="00FD6318" w:rsidRDefault="00FD6318">
      <w:pPr>
        <w:pStyle w:val="oancuaDanhsach"/>
        <w:rPr>
          <w:ins w:id="2927" w:author="PHẠM ĐÌNH ANH VŨ" w:date="2019-07-01T12:46:00Z"/>
        </w:rPr>
        <w:pPrChange w:id="2928" w:author="PHẠM ĐÌNH ANH VŨ" w:date="2019-07-01T12:46:00Z">
          <w:pPr>
            <w:pStyle w:val="oancuaDanhsach"/>
            <w:numPr>
              <w:numId w:val="5"/>
            </w:numPr>
            <w:ind w:hanging="360"/>
          </w:pPr>
        </w:pPrChange>
      </w:pPr>
      <w:ins w:id="2929" w:author="PHẠM ĐÌNH ANH VŨ" w:date="2019-07-01T12:46:00Z">
        <w:r>
          <w:rPr>
            <w:noProof/>
          </w:rPr>
          <w:drawing>
            <wp:inline distT="0" distB="0" distL="0" distR="0" wp14:anchorId="3A4DC25B" wp14:editId="7D0398F9">
              <wp:extent cx="5943600" cy="3171825"/>
              <wp:effectExtent l="0" t="0" r="0" b="9525"/>
              <wp:docPr id="27" name="Hình ảnh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529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171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5DCA038" w14:textId="77777777" w:rsidR="00FD6318" w:rsidRPr="007E56BA" w:rsidRDefault="00FD6318">
      <w:pPr>
        <w:pStyle w:val="oancuaDanhsach"/>
        <w:pPrChange w:id="2930" w:author="PHẠM ĐÌNH ANH VŨ" w:date="2019-07-01T12:46:00Z">
          <w:pPr>
            <w:pStyle w:val="oancuaDanhsach"/>
            <w:numPr>
              <w:numId w:val="5"/>
            </w:numPr>
            <w:ind w:hanging="360"/>
          </w:pPr>
        </w:pPrChange>
      </w:pPr>
    </w:p>
    <w:p w14:paraId="07D0082C" w14:textId="2804B36C" w:rsidR="007E56BA" w:rsidRDefault="007E56BA" w:rsidP="007E56BA">
      <w:pPr>
        <w:rPr>
          <w:ins w:id="2931" w:author="PHẠM ĐÌNH ANH VŨ" w:date="2019-07-01T12:46:00Z"/>
          <w:b/>
        </w:rPr>
      </w:pPr>
      <w:r>
        <w:rPr>
          <w:b/>
        </w:rPr>
        <w:t>Chương 5: Kiểm thử</w:t>
      </w:r>
    </w:p>
    <w:p w14:paraId="7E90E045" w14:textId="77777777" w:rsidR="00FD6318" w:rsidRDefault="00FD6318" w:rsidP="00FD6318">
      <w:pPr>
        <w:spacing w:after="0"/>
        <w:rPr>
          <w:ins w:id="2932" w:author="PHẠM ĐÌNH ANH VŨ" w:date="2019-07-01T12:46:00Z"/>
        </w:rPr>
      </w:pPr>
      <w:ins w:id="2933" w:author="PHẠM ĐÌNH ANH VŨ" w:date="2019-07-01T12:46:00Z">
        <w:r>
          <w:t>-Đã cài thử trên nhiều máy và Project hoạt động bình thường.</w:t>
        </w:r>
      </w:ins>
    </w:p>
    <w:p w14:paraId="57640ECC" w14:textId="5BFDE205" w:rsidR="00FD6318" w:rsidRPr="00FD6318" w:rsidRDefault="00FD6318" w:rsidP="007E56BA">
      <w:pPr>
        <w:rPr>
          <w:rPrChange w:id="2934" w:author="PHẠM ĐÌNH ANH VŨ" w:date="2019-07-01T12:46:00Z">
            <w:rPr>
              <w:b/>
            </w:rPr>
          </w:rPrChange>
        </w:rPr>
      </w:pPr>
      <w:ins w:id="2935" w:author="PHẠM ĐÌNH ANH VŨ" w:date="2019-07-01T12:46:00Z">
        <w:r>
          <w:t>-Đã tìm ra và fix một vài bug cơ bản khi sử dụng.</w:t>
        </w:r>
      </w:ins>
    </w:p>
    <w:p w14:paraId="52D637A8" w14:textId="35D4C244" w:rsidR="007E56BA" w:rsidRDefault="007E56BA" w:rsidP="007E56BA">
      <w:pPr>
        <w:rPr>
          <w:ins w:id="2936" w:author="PHẠM ĐÌNH ANH VŨ" w:date="2019-07-01T12:46:00Z"/>
          <w:b/>
        </w:rPr>
      </w:pPr>
      <w:r>
        <w:rPr>
          <w:b/>
        </w:rPr>
        <w:t>Chương 6: Kết luận</w:t>
      </w:r>
    </w:p>
    <w:p w14:paraId="38B0D152" w14:textId="77777777" w:rsidR="00FD6318" w:rsidRDefault="00FD6318" w:rsidP="00FD6318">
      <w:pPr>
        <w:spacing w:after="0"/>
        <w:rPr>
          <w:ins w:id="2937" w:author="PHẠM ĐÌNH ANH VŨ" w:date="2019-07-01T12:46:00Z"/>
        </w:rPr>
      </w:pPr>
      <w:ins w:id="2938" w:author="PHẠM ĐÌNH ANH VŨ" w:date="2019-07-01T12:46:00Z">
        <w:r>
          <w:t>-Hoàn thiện khoảng 90% dự án.</w:t>
        </w:r>
      </w:ins>
    </w:p>
    <w:p w14:paraId="725AFF18" w14:textId="77777777" w:rsidR="00FD6318" w:rsidRDefault="00FD6318" w:rsidP="00FD6318">
      <w:pPr>
        <w:spacing w:after="0"/>
        <w:rPr>
          <w:ins w:id="2939" w:author="PHẠM ĐÌNH ANH VŨ" w:date="2019-07-01T12:46:00Z"/>
        </w:rPr>
      </w:pPr>
      <w:ins w:id="2940" w:author="PHẠM ĐÌNH ANH VŨ" w:date="2019-07-01T12:46:00Z">
        <w:r>
          <w:t>-Project chạy tốt trên các máy khác.</w:t>
        </w:r>
      </w:ins>
    </w:p>
    <w:p w14:paraId="3E2D8C7C" w14:textId="1B5DADDF" w:rsidR="00FD6318" w:rsidRPr="00FD6318" w:rsidRDefault="00FD6318" w:rsidP="007E56BA">
      <w:pPr>
        <w:rPr>
          <w:rPrChange w:id="2941" w:author="PHẠM ĐÌNH ANH VŨ" w:date="2019-07-01T12:46:00Z">
            <w:rPr>
              <w:b/>
            </w:rPr>
          </w:rPrChange>
        </w:rPr>
      </w:pPr>
      <w:ins w:id="2942" w:author="PHẠM ĐÌNH ANH VŨ" w:date="2019-07-01T12:46:00Z">
        <w:r>
          <w:t>-Chưa hoàn thành một số tính năng phụ (In, xuất Excel)</w:t>
        </w:r>
      </w:ins>
    </w:p>
    <w:p w14:paraId="7F22004B" w14:textId="5ED7FB69" w:rsidR="007E56BA" w:rsidRDefault="007E56BA" w:rsidP="007E56BA">
      <w:pPr>
        <w:rPr>
          <w:ins w:id="2943" w:author="PHẠM ĐÌNH ANH VŨ" w:date="2019-06-09T21:38:00Z"/>
          <w:b/>
        </w:rPr>
      </w:pPr>
      <w:r>
        <w:rPr>
          <w:b/>
        </w:rPr>
        <w:t>Tài liệu tham khảo</w:t>
      </w:r>
      <w:ins w:id="2944" w:author="PHẠM ĐÌNH ANH VŨ" w:date="2019-07-01T12:46:00Z">
        <w:r w:rsidR="00FD6318">
          <w:rPr>
            <w:b/>
          </w:rPr>
          <w:t xml:space="preserve">: </w:t>
        </w:r>
        <w:r w:rsidR="00FD6318">
          <w:t xml:space="preserve">Youtube: How Kteam Chanel; </w:t>
        </w:r>
        <w:proofErr w:type="gramStart"/>
        <w:r w:rsidR="00FD6318">
          <w:t>StackOverflow;…</w:t>
        </w:r>
        <w:proofErr w:type="gramEnd"/>
        <w:r w:rsidR="00FD6318">
          <w:t>.</w:t>
        </w:r>
      </w:ins>
    </w:p>
    <w:p w14:paraId="509B4A8C" w14:textId="77777777" w:rsidR="003E0E23" w:rsidRPr="003E0E23" w:rsidRDefault="003E0E23" w:rsidP="007E56BA">
      <w:pPr>
        <w:rPr>
          <w:lang w:val="vi-VN"/>
          <w:rPrChange w:id="2945" w:author="PHẠM ĐÌNH ANH VŨ" w:date="2019-06-09T21:38:00Z">
            <w:rPr/>
          </w:rPrChange>
        </w:rPr>
      </w:pPr>
    </w:p>
    <w:sectPr w:rsidR="003E0E23" w:rsidRPr="003E0E23" w:rsidSect="00D13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A3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3063"/>
    <w:multiLevelType w:val="hybridMultilevel"/>
    <w:tmpl w:val="EB6C3EA8"/>
    <w:lvl w:ilvl="0" w:tplc="8CA4DB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44BCF"/>
    <w:multiLevelType w:val="hybridMultilevel"/>
    <w:tmpl w:val="1696B9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77829"/>
    <w:multiLevelType w:val="hybridMultilevel"/>
    <w:tmpl w:val="016279AE"/>
    <w:lvl w:ilvl="0" w:tplc="94CA9B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934A4"/>
    <w:multiLevelType w:val="hybridMultilevel"/>
    <w:tmpl w:val="362C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835"/>
    <w:multiLevelType w:val="hybridMultilevel"/>
    <w:tmpl w:val="751C2CC6"/>
    <w:lvl w:ilvl="0" w:tplc="22F0C7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0E7B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CC0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D06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BA0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A4AA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5CF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DAED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0609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FD97F56"/>
    <w:multiLevelType w:val="hybridMultilevel"/>
    <w:tmpl w:val="8BEEBF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72E50"/>
    <w:multiLevelType w:val="hybridMultilevel"/>
    <w:tmpl w:val="20C6CA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DB93FCF"/>
    <w:multiLevelType w:val="hybridMultilevel"/>
    <w:tmpl w:val="71C2BB16"/>
    <w:lvl w:ilvl="0" w:tplc="33BAB154">
      <w:numFmt w:val="bullet"/>
      <w:lvlText w:val=""/>
      <w:lvlJc w:val="left"/>
      <w:pPr>
        <w:ind w:left="-18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37D92E17"/>
    <w:multiLevelType w:val="hybridMultilevel"/>
    <w:tmpl w:val="EC58A728"/>
    <w:lvl w:ilvl="0" w:tplc="1F9AC4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E624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D076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EAF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688B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6EE2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8650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C84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C41E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2477B"/>
    <w:multiLevelType w:val="hybridMultilevel"/>
    <w:tmpl w:val="92C2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35BCE"/>
    <w:multiLevelType w:val="multilevel"/>
    <w:tmpl w:val="54CEB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9221593"/>
    <w:multiLevelType w:val="hybridMultilevel"/>
    <w:tmpl w:val="C46A911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13655"/>
    <w:multiLevelType w:val="hybridMultilevel"/>
    <w:tmpl w:val="5642B8D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4"/>
  </w:num>
  <w:num w:numId="4">
    <w:abstractNumId w:val="7"/>
  </w:num>
  <w:num w:numId="5">
    <w:abstractNumId w:val="13"/>
  </w:num>
  <w:num w:numId="6">
    <w:abstractNumId w:val="10"/>
  </w:num>
  <w:num w:numId="7">
    <w:abstractNumId w:val="11"/>
  </w:num>
  <w:num w:numId="8">
    <w:abstractNumId w:val="0"/>
  </w:num>
  <w:num w:numId="9">
    <w:abstractNumId w:val="2"/>
  </w:num>
  <w:num w:numId="10">
    <w:abstractNumId w:val="4"/>
  </w:num>
  <w:num w:numId="11">
    <w:abstractNumId w:val="8"/>
  </w:num>
  <w:num w:numId="12">
    <w:abstractNumId w:val="6"/>
  </w:num>
  <w:num w:numId="13">
    <w:abstractNumId w:val="5"/>
  </w:num>
  <w:num w:numId="14">
    <w:abstractNumId w:val="12"/>
  </w:num>
  <w:num w:numId="15">
    <w:abstractNumId w:val="15"/>
  </w:num>
  <w:num w:numId="1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HẠM ĐÌNH ANH VŨ">
    <w15:presenceInfo w15:providerId="None" w15:userId="PHẠM ĐÌNH ANH VŨ"/>
  </w15:person>
  <w15:person w15:author="Hoan Ng">
    <w15:presenceInfo w15:providerId="None" w15:userId="Hoan Ng"/>
  </w15:person>
  <w15:person w15:author="Hoan Nguyễn Công">
    <w15:presenceInfo w15:providerId="None" w15:userId="Hoan Nguyễn Công"/>
  </w15:person>
  <w15:person w15:author="Phạm Khoa">
    <w15:presenceInfo w15:providerId="Windows Live" w15:userId="5083ad57ee9677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EA"/>
    <w:rsid w:val="000064E4"/>
    <w:rsid w:val="00021434"/>
    <w:rsid w:val="00046086"/>
    <w:rsid w:val="000A62CC"/>
    <w:rsid w:val="000B2FC1"/>
    <w:rsid w:val="000B6656"/>
    <w:rsid w:val="000C43EF"/>
    <w:rsid w:val="000C4936"/>
    <w:rsid w:val="00106BD6"/>
    <w:rsid w:val="00120297"/>
    <w:rsid w:val="001539E4"/>
    <w:rsid w:val="00177A8D"/>
    <w:rsid w:val="001A7098"/>
    <w:rsid w:val="001E41D9"/>
    <w:rsid w:val="002501ED"/>
    <w:rsid w:val="0025324A"/>
    <w:rsid w:val="00294F04"/>
    <w:rsid w:val="002C2F51"/>
    <w:rsid w:val="00342E4F"/>
    <w:rsid w:val="0036607C"/>
    <w:rsid w:val="003715AE"/>
    <w:rsid w:val="0038445F"/>
    <w:rsid w:val="00392FD6"/>
    <w:rsid w:val="003A1EEA"/>
    <w:rsid w:val="003B7A18"/>
    <w:rsid w:val="003C7F91"/>
    <w:rsid w:val="003D7080"/>
    <w:rsid w:val="003E0E23"/>
    <w:rsid w:val="00443186"/>
    <w:rsid w:val="00446C19"/>
    <w:rsid w:val="00467BC7"/>
    <w:rsid w:val="00493F51"/>
    <w:rsid w:val="004C4713"/>
    <w:rsid w:val="004D06CE"/>
    <w:rsid w:val="004D21D8"/>
    <w:rsid w:val="004E24B0"/>
    <w:rsid w:val="004F7C19"/>
    <w:rsid w:val="005021B9"/>
    <w:rsid w:val="00576D27"/>
    <w:rsid w:val="005D20B5"/>
    <w:rsid w:val="005F3BAC"/>
    <w:rsid w:val="006027F1"/>
    <w:rsid w:val="00642BDC"/>
    <w:rsid w:val="00653BA4"/>
    <w:rsid w:val="00662AC7"/>
    <w:rsid w:val="006B4EDE"/>
    <w:rsid w:val="00702B11"/>
    <w:rsid w:val="00704AD5"/>
    <w:rsid w:val="007269C2"/>
    <w:rsid w:val="00775C42"/>
    <w:rsid w:val="00780B90"/>
    <w:rsid w:val="007A7351"/>
    <w:rsid w:val="007E56BA"/>
    <w:rsid w:val="007F47FC"/>
    <w:rsid w:val="00835AC6"/>
    <w:rsid w:val="00863D73"/>
    <w:rsid w:val="0087476A"/>
    <w:rsid w:val="00877755"/>
    <w:rsid w:val="00877B3D"/>
    <w:rsid w:val="008854BF"/>
    <w:rsid w:val="008967CF"/>
    <w:rsid w:val="00921EC5"/>
    <w:rsid w:val="00922EA7"/>
    <w:rsid w:val="0095052C"/>
    <w:rsid w:val="009714D5"/>
    <w:rsid w:val="00A13536"/>
    <w:rsid w:val="00A151C1"/>
    <w:rsid w:val="00A27DC6"/>
    <w:rsid w:val="00A46220"/>
    <w:rsid w:val="00A613FA"/>
    <w:rsid w:val="00A61FE8"/>
    <w:rsid w:val="00A64FCD"/>
    <w:rsid w:val="00A728B0"/>
    <w:rsid w:val="00AA4D7A"/>
    <w:rsid w:val="00BC30BA"/>
    <w:rsid w:val="00BE682B"/>
    <w:rsid w:val="00C651AA"/>
    <w:rsid w:val="00C65BB0"/>
    <w:rsid w:val="00C93495"/>
    <w:rsid w:val="00CD325B"/>
    <w:rsid w:val="00D131BE"/>
    <w:rsid w:val="00D13597"/>
    <w:rsid w:val="00D13875"/>
    <w:rsid w:val="00D27EED"/>
    <w:rsid w:val="00D354B3"/>
    <w:rsid w:val="00D7485F"/>
    <w:rsid w:val="00D86FBF"/>
    <w:rsid w:val="00DF7DD4"/>
    <w:rsid w:val="00E3538F"/>
    <w:rsid w:val="00E61DC3"/>
    <w:rsid w:val="00E62EE1"/>
    <w:rsid w:val="00E70A22"/>
    <w:rsid w:val="00E73405"/>
    <w:rsid w:val="00E83008"/>
    <w:rsid w:val="00ED4F45"/>
    <w:rsid w:val="00F02E35"/>
    <w:rsid w:val="00F30077"/>
    <w:rsid w:val="00F3568E"/>
    <w:rsid w:val="00F54E34"/>
    <w:rsid w:val="00F76E0A"/>
    <w:rsid w:val="00FD6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33AA34"/>
  <w15:chartTrackingRefBased/>
  <w15:docId w15:val="{D66A31FD-A5E0-467D-9C7E-2D1B9E7E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E56BA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576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576D27"/>
    <w:rPr>
      <w:rFonts w:ascii="Segoe UI" w:hAnsi="Segoe UI" w:cs="Segoe UI"/>
      <w:sz w:val="18"/>
      <w:szCs w:val="18"/>
    </w:rPr>
  </w:style>
  <w:style w:type="paragraph" w:styleId="Duytlai">
    <w:name w:val="Revision"/>
    <w:hidden/>
    <w:uiPriority w:val="99"/>
    <w:semiHidden/>
    <w:rsid w:val="008854BF"/>
    <w:pPr>
      <w:spacing w:after="0" w:line="240" w:lineRule="auto"/>
    </w:pPr>
  </w:style>
  <w:style w:type="table" w:styleId="LiBang">
    <w:name w:val="Table Grid"/>
    <w:basedOn w:val="BangThngthng"/>
    <w:uiPriority w:val="39"/>
    <w:rsid w:val="007A7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3E0E23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3E0E23"/>
    <w:rPr>
      <w:color w:val="605E5C"/>
      <w:shd w:val="clear" w:color="auto" w:fill="E1DFDD"/>
    </w:rPr>
  </w:style>
  <w:style w:type="character" w:styleId="Nhnmanh">
    <w:name w:val="Emphasis"/>
    <w:basedOn w:val="Phngmcinhcuaoanvn"/>
    <w:uiPriority w:val="20"/>
    <w:qFormat/>
    <w:rsid w:val="002C2F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6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6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7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3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26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9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8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36</Pages>
  <Words>2514</Words>
  <Characters>14333</Characters>
  <Application>Microsoft Office Word</Application>
  <DocSecurity>0</DocSecurity>
  <Lines>119</Lines>
  <Paragraphs>33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Công Hoan</dc:creator>
  <cp:keywords/>
  <dc:description/>
  <cp:lastModifiedBy>PHẠM ĐÌNH ANH VŨ</cp:lastModifiedBy>
  <cp:revision>41</cp:revision>
  <dcterms:created xsi:type="dcterms:W3CDTF">2019-03-26T00:51:00Z</dcterms:created>
  <dcterms:modified xsi:type="dcterms:W3CDTF">2019-07-05T18:50:00Z</dcterms:modified>
</cp:coreProperties>
</file>